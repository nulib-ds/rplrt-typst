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75C9D" w14:textId="2E90FA32" w:rsidR="00C60B39" w:rsidRDefault="00C60B39" w:rsidP="00C60B39">
      <w:pPr>
        <w:jc w:val="center"/>
        <w:rPr>
          <w:rFonts w:ascii="Times New Roman" w:hAnsi="Times New Roman" w:cs="Times New Roman"/>
          <w:b/>
          <w:bCs/>
          <w:color w:val="212121"/>
        </w:rPr>
      </w:pPr>
      <w:r w:rsidRPr="009558CD">
        <w:rPr>
          <w:rFonts w:ascii="Times New Roman" w:hAnsi="Times New Roman" w:cs="Times New Roman"/>
          <w:b/>
          <w:bCs/>
          <w:color w:val="212121"/>
        </w:rPr>
        <w:t>Paul B. Anderson, Nikolai Berdyaev, and Russian Christian Culture</w:t>
      </w:r>
    </w:p>
    <w:p w14:paraId="0ADB2CB4" w14:textId="77777777" w:rsidR="00D21842" w:rsidRPr="009558CD" w:rsidRDefault="00D21842" w:rsidP="00C60B39">
      <w:pPr>
        <w:jc w:val="center"/>
        <w:rPr>
          <w:rFonts w:ascii="Times New Roman" w:hAnsi="Times New Roman" w:cs="Times New Roman"/>
          <w:b/>
          <w:bCs/>
          <w:color w:val="212121"/>
        </w:rPr>
      </w:pPr>
    </w:p>
    <w:p w14:paraId="0708D0ED" w14:textId="77777777" w:rsidR="00C60B39" w:rsidRPr="00D21842" w:rsidRDefault="00C60B39" w:rsidP="00C60B39">
      <w:pPr>
        <w:jc w:val="center"/>
        <w:rPr>
          <w:rFonts w:ascii="Times New Roman" w:hAnsi="Times New Roman" w:cs="Times New Roman"/>
          <w:b/>
          <w:bCs/>
        </w:rPr>
      </w:pPr>
      <w:r w:rsidRPr="00D21842">
        <w:rPr>
          <w:rFonts w:ascii="Times New Roman" w:hAnsi="Times New Roman" w:cs="Times New Roman"/>
          <w:b/>
          <w:bCs/>
        </w:rPr>
        <w:t>Matthew Lee Miller</w:t>
      </w:r>
    </w:p>
    <w:p w14:paraId="079128BA" w14:textId="77777777" w:rsidR="00D21842" w:rsidRDefault="00D21842" w:rsidP="00D21842">
      <w:pPr>
        <w:pStyle w:val="PlainText"/>
        <w:spacing w:line="480" w:lineRule="auto"/>
        <w:contextualSpacing/>
        <w:rPr>
          <w:rFonts w:ascii="Times New Roman" w:hAnsi="Times New Roman"/>
          <w:color w:val="FF0000"/>
          <w:szCs w:val="24"/>
        </w:rPr>
      </w:pPr>
    </w:p>
    <w:p w14:paraId="50D16CFF" w14:textId="1F45A1DD" w:rsidR="00C60B39" w:rsidRPr="00834589" w:rsidRDefault="00C60B39" w:rsidP="00D21842">
      <w:pPr>
        <w:pStyle w:val="PlainText"/>
        <w:spacing w:line="480" w:lineRule="auto"/>
        <w:contextualSpacing/>
        <w:rPr>
          <w:rFonts w:ascii="Times New Roman" w:hAnsi="Times New Roman"/>
          <w:color w:val="000000" w:themeColor="text1"/>
        </w:rPr>
      </w:pPr>
      <w:r w:rsidRPr="000B0516">
        <w:rPr>
          <w:rFonts w:ascii="Times New Roman" w:hAnsi="Times New Roman"/>
          <w:szCs w:val="24"/>
        </w:rPr>
        <w:t>Paul B. Anderson (1894</w:t>
      </w:r>
      <w:r w:rsidR="00066255">
        <w:rPr>
          <w:rFonts w:ascii="Times New Roman" w:hAnsi="Times New Roman"/>
          <w:szCs w:val="24"/>
        </w:rPr>
        <w:t>–</w:t>
      </w:r>
      <w:r w:rsidRPr="000B0516">
        <w:rPr>
          <w:rFonts w:ascii="Times New Roman" w:hAnsi="Times New Roman"/>
          <w:szCs w:val="24"/>
        </w:rPr>
        <w:t>1985) focused</w:t>
      </w:r>
      <w:r w:rsidRPr="008B17D6">
        <w:rPr>
          <w:rFonts w:ascii="Times New Roman" w:hAnsi="Times New Roman"/>
          <w:szCs w:val="24"/>
        </w:rPr>
        <w:t xml:space="preserve"> </w:t>
      </w:r>
      <w:r>
        <w:rPr>
          <w:rFonts w:ascii="Times New Roman" w:hAnsi="Times New Roman"/>
          <w:szCs w:val="24"/>
        </w:rPr>
        <w:t xml:space="preserve">his career </w:t>
      </w:r>
      <w:r w:rsidRPr="008B17D6">
        <w:rPr>
          <w:rFonts w:ascii="Times New Roman" w:hAnsi="Times New Roman"/>
          <w:szCs w:val="24"/>
        </w:rPr>
        <w:t>on servi</w:t>
      </w:r>
      <w:r>
        <w:rPr>
          <w:rFonts w:ascii="Times New Roman" w:hAnsi="Times New Roman"/>
          <w:szCs w:val="24"/>
        </w:rPr>
        <w:t xml:space="preserve">ng </w:t>
      </w:r>
      <w:r w:rsidRPr="008B17D6">
        <w:rPr>
          <w:rFonts w:ascii="Times New Roman" w:hAnsi="Times New Roman"/>
          <w:szCs w:val="24"/>
        </w:rPr>
        <w:t>young Russians and the global Orthodox Christian community.</w:t>
      </w:r>
      <w:r>
        <w:rPr>
          <w:rFonts w:ascii="Times New Roman" w:hAnsi="Times New Roman"/>
          <w:szCs w:val="24"/>
        </w:rPr>
        <w:t xml:space="preserve"> </w:t>
      </w:r>
      <w:r w:rsidRPr="008B17D6">
        <w:rPr>
          <w:rFonts w:ascii="Times New Roman" w:hAnsi="Times New Roman"/>
          <w:szCs w:val="24"/>
        </w:rPr>
        <w:t xml:space="preserve">During his </w:t>
      </w:r>
      <w:r>
        <w:rPr>
          <w:rFonts w:ascii="Times New Roman" w:hAnsi="Times New Roman"/>
          <w:szCs w:val="24"/>
        </w:rPr>
        <w:t xml:space="preserve">years of outreach, </w:t>
      </w:r>
      <w:r w:rsidRPr="008B17D6">
        <w:rPr>
          <w:rFonts w:ascii="Times New Roman" w:hAnsi="Times New Roman"/>
          <w:szCs w:val="24"/>
        </w:rPr>
        <w:t xml:space="preserve">Anderson’s understanding of Orthodox </w:t>
      </w:r>
      <w:r w:rsidRPr="008B17D6">
        <w:rPr>
          <w:rFonts w:ascii="Times New Roman" w:hAnsi="Times New Roman"/>
          <w:color w:val="000000"/>
          <w:szCs w:val="24"/>
        </w:rPr>
        <w:t xml:space="preserve">worship and thought grew, and he emerged as one of the first </w:t>
      </w:r>
      <w:r w:rsidR="00D21842">
        <w:rPr>
          <w:rFonts w:ascii="Times New Roman" w:hAnsi="Times New Roman"/>
          <w:color w:val="000000"/>
          <w:szCs w:val="24"/>
        </w:rPr>
        <w:t>W</w:t>
      </w:r>
      <w:r w:rsidRPr="008B17D6">
        <w:rPr>
          <w:rFonts w:ascii="Times New Roman" w:hAnsi="Times New Roman"/>
          <w:color w:val="000000"/>
          <w:szCs w:val="24"/>
        </w:rPr>
        <w:t>estern experts on religion in the Soviet Union. His</w:t>
      </w:r>
      <w:r>
        <w:rPr>
          <w:rFonts w:ascii="Times New Roman" w:hAnsi="Times New Roman"/>
          <w:color w:val="000000"/>
          <w:szCs w:val="24"/>
        </w:rPr>
        <w:t xml:space="preserve"> global efforts </w:t>
      </w:r>
      <w:r w:rsidRPr="008B17D6">
        <w:rPr>
          <w:rFonts w:ascii="Times New Roman" w:hAnsi="Times New Roman"/>
          <w:szCs w:val="24"/>
        </w:rPr>
        <w:t xml:space="preserve">led </w:t>
      </w:r>
      <w:r w:rsidRPr="008B17D6">
        <w:rPr>
          <w:rFonts w:ascii="Times New Roman" w:hAnsi="Times New Roman"/>
          <w:color w:val="000000"/>
          <w:szCs w:val="24"/>
        </w:rPr>
        <w:t>t</w:t>
      </w:r>
      <w:r>
        <w:rPr>
          <w:rFonts w:ascii="Times New Roman" w:hAnsi="Times New Roman"/>
          <w:color w:val="000000"/>
          <w:szCs w:val="24"/>
        </w:rPr>
        <w:t xml:space="preserve">o </w:t>
      </w:r>
      <w:r w:rsidRPr="008B17D6">
        <w:rPr>
          <w:rFonts w:ascii="Times New Roman" w:hAnsi="Times New Roman"/>
          <w:color w:val="000000"/>
          <w:szCs w:val="24"/>
        </w:rPr>
        <w:t>four</w:t>
      </w:r>
      <w:r>
        <w:rPr>
          <w:rFonts w:ascii="Times New Roman" w:hAnsi="Times New Roman"/>
          <w:color w:val="000000"/>
          <w:szCs w:val="24"/>
        </w:rPr>
        <w:t xml:space="preserve"> </w:t>
      </w:r>
      <w:r w:rsidRPr="008B17D6">
        <w:rPr>
          <w:rFonts w:ascii="Times New Roman" w:hAnsi="Times New Roman"/>
          <w:color w:val="000000"/>
          <w:szCs w:val="24"/>
        </w:rPr>
        <w:t>prominent accomplishments:</w:t>
      </w:r>
      <w:r>
        <w:rPr>
          <w:rFonts w:ascii="Times New Roman" w:hAnsi="Times New Roman"/>
          <w:color w:val="000000"/>
          <w:szCs w:val="24"/>
        </w:rPr>
        <w:t xml:space="preserve"> </w:t>
      </w:r>
      <w:r w:rsidRPr="008B17D6">
        <w:rPr>
          <w:rFonts w:ascii="Times New Roman" w:hAnsi="Times New Roman"/>
          <w:color w:val="000000"/>
          <w:szCs w:val="24"/>
        </w:rPr>
        <w:t xml:space="preserve">1) building bridges of communication and relationship among Eastern and Western Christians, 2) </w:t>
      </w:r>
      <w:r w:rsidRPr="00465F72">
        <w:rPr>
          <w:rFonts w:ascii="Times New Roman" w:hAnsi="Times New Roman"/>
          <w:color w:val="000000" w:themeColor="text1"/>
          <w:szCs w:val="24"/>
        </w:rPr>
        <w:t xml:space="preserve">developing publishing and educational opportunities for Orthodox believers, 3) speaking out for </w:t>
      </w:r>
      <w:r w:rsidRPr="008B17D6">
        <w:rPr>
          <w:rFonts w:ascii="Times New Roman" w:hAnsi="Times New Roman"/>
          <w:color w:val="000000"/>
          <w:szCs w:val="24"/>
        </w:rPr>
        <w:t xml:space="preserve">the protection of </w:t>
      </w:r>
      <w:r w:rsidR="002B6A2D">
        <w:rPr>
          <w:rFonts w:ascii="Times New Roman" w:hAnsi="Times New Roman"/>
          <w:color w:val="000000"/>
          <w:szCs w:val="24"/>
        </w:rPr>
        <w:t xml:space="preserve">religious freedom </w:t>
      </w:r>
      <w:r w:rsidRPr="008B17D6">
        <w:rPr>
          <w:rFonts w:ascii="Times New Roman" w:hAnsi="Times New Roman"/>
          <w:color w:val="000000"/>
          <w:szCs w:val="24"/>
        </w:rPr>
        <w:t xml:space="preserve">in the USSR, and 4) providing </w:t>
      </w:r>
      <w:r w:rsidRPr="00A819D8">
        <w:rPr>
          <w:rFonts w:ascii="Times New Roman" w:hAnsi="Times New Roman"/>
          <w:color w:val="000000" w:themeColor="text1"/>
          <w:szCs w:val="24"/>
        </w:rPr>
        <w:t>reliable information on religion in the Soviet Union.</w:t>
      </w:r>
      <w:r>
        <w:rPr>
          <w:rFonts w:ascii="Times New Roman" w:hAnsi="Times New Roman"/>
          <w:color w:val="000000" w:themeColor="text1"/>
          <w:szCs w:val="24"/>
        </w:rPr>
        <w:t xml:space="preserve"> </w:t>
      </w:r>
      <w:r>
        <w:rPr>
          <w:rFonts w:ascii="Times New Roman" w:hAnsi="Times New Roman"/>
          <w:color w:val="000000" w:themeColor="text1"/>
        </w:rPr>
        <w:t xml:space="preserve">Anderson began his service with the Young Men’s Christian Association </w:t>
      </w:r>
      <w:r w:rsidR="00AF70C2">
        <w:rPr>
          <w:rFonts w:ascii="Times New Roman" w:hAnsi="Times New Roman"/>
          <w:color w:val="000000" w:themeColor="text1"/>
        </w:rPr>
        <w:t xml:space="preserve">(YMCA) </w:t>
      </w:r>
      <w:r>
        <w:rPr>
          <w:rFonts w:ascii="Times New Roman" w:hAnsi="Times New Roman"/>
          <w:color w:val="000000" w:themeColor="text1"/>
        </w:rPr>
        <w:t>in China (1913</w:t>
      </w:r>
      <w:r w:rsidR="00066255">
        <w:rPr>
          <w:rFonts w:ascii="Times New Roman" w:hAnsi="Times New Roman"/>
          <w:color w:val="000000" w:themeColor="text1"/>
        </w:rPr>
        <w:t>–</w:t>
      </w:r>
      <w:r>
        <w:rPr>
          <w:rFonts w:ascii="Times New Roman" w:hAnsi="Times New Roman"/>
          <w:color w:val="000000" w:themeColor="text1"/>
        </w:rPr>
        <w:t>17) and Russia (1917</w:t>
      </w:r>
      <w:r w:rsidR="00066255">
        <w:rPr>
          <w:rFonts w:ascii="Times New Roman" w:hAnsi="Times New Roman"/>
          <w:color w:val="000000" w:themeColor="text1"/>
        </w:rPr>
        <w:t>–</w:t>
      </w:r>
      <w:r>
        <w:rPr>
          <w:rFonts w:ascii="Times New Roman" w:hAnsi="Times New Roman"/>
          <w:color w:val="000000" w:themeColor="text1"/>
        </w:rPr>
        <w:t>18). In 1920</w:t>
      </w:r>
      <w:r w:rsidR="00D21842">
        <w:rPr>
          <w:rFonts w:ascii="Times New Roman" w:hAnsi="Times New Roman"/>
          <w:color w:val="000000" w:themeColor="text1"/>
        </w:rPr>
        <w:t>,</w:t>
      </w:r>
      <w:r>
        <w:rPr>
          <w:rFonts w:ascii="Times New Roman" w:hAnsi="Times New Roman"/>
          <w:color w:val="000000" w:themeColor="text1"/>
        </w:rPr>
        <w:t xml:space="preserve"> he received a YMCA assignment to serve </w:t>
      </w:r>
      <w:r w:rsidR="00577E63" w:rsidRPr="002038F4">
        <w:rPr>
          <w:rFonts w:ascii="Times New Roman" w:hAnsi="Times New Roman"/>
        </w:rPr>
        <w:t>émigré</w:t>
      </w:r>
      <w:r w:rsidR="00577E63">
        <w:rPr>
          <w:rFonts w:ascii="Times New Roman" w:hAnsi="Times New Roman"/>
        </w:rPr>
        <w:t>s</w:t>
      </w:r>
      <w:r w:rsidR="00577E63" w:rsidRPr="002038F4">
        <w:rPr>
          <w:rFonts w:ascii="Times New Roman" w:hAnsi="Times New Roman"/>
        </w:rPr>
        <w:t xml:space="preserve"> </w:t>
      </w:r>
      <w:r>
        <w:rPr>
          <w:rFonts w:ascii="Times New Roman" w:hAnsi="Times New Roman"/>
          <w:color w:val="000000" w:themeColor="text1"/>
        </w:rPr>
        <w:t>from Russia; he conducted this work from bases in Berlin (1920</w:t>
      </w:r>
      <w:r w:rsidR="00066255">
        <w:rPr>
          <w:rFonts w:ascii="Times New Roman" w:hAnsi="Times New Roman"/>
          <w:color w:val="000000" w:themeColor="text1"/>
        </w:rPr>
        <w:t>–</w:t>
      </w:r>
      <w:r>
        <w:rPr>
          <w:rFonts w:ascii="Times New Roman" w:hAnsi="Times New Roman"/>
          <w:color w:val="000000" w:themeColor="text1"/>
        </w:rPr>
        <w:t>24) and Paris (1924</w:t>
      </w:r>
      <w:r w:rsidR="00066255">
        <w:rPr>
          <w:rFonts w:ascii="Times New Roman" w:hAnsi="Times New Roman"/>
          <w:color w:val="000000" w:themeColor="text1"/>
        </w:rPr>
        <w:t>–</w:t>
      </w:r>
      <w:r w:rsidRPr="00465F72">
        <w:rPr>
          <w:rFonts w:ascii="Times New Roman" w:hAnsi="Times New Roman"/>
          <w:color w:val="000000" w:themeColor="text1"/>
        </w:rPr>
        <w:t xml:space="preserve">41). During this period, he worked to assist émigrés in partnership with the Russian </w:t>
      </w:r>
      <w:r>
        <w:rPr>
          <w:rFonts w:ascii="Times New Roman" w:hAnsi="Times New Roman"/>
          <w:color w:val="000000" w:themeColor="text1"/>
        </w:rPr>
        <w:t>Correspondence School, YMCA Press, Russian Student Christian Movement, and</w:t>
      </w:r>
      <w:r w:rsidR="00A85324">
        <w:rPr>
          <w:rFonts w:ascii="Times New Roman" w:hAnsi="Times New Roman"/>
          <w:color w:val="000000" w:themeColor="text1"/>
        </w:rPr>
        <w:t xml:space="preserve"> </w:t>
      </w:r>
      <w:r w:rsidRPr="00834589">
        <w:rPr>
          <w:rFonts w:ascii="Times New Roman" w:hAnsi="Times New Roman"/>
          <w:color w:val="000000" w:themeColor="text1"/>
        </w:rPr>
        <w:t>Orthodox Theological Institute.  In 1922</w:t>
      </w:r>
      <w:r w:rsidR="00D21842">
        <w:rPr>
          <w:rFonts w:ascii="Times New Roman" w:hAnsi="Times New Roman"/>
          <w:color w:val="000000" w:themeColor="text1"/>
        </w:rPr>
        <w:t>,</w:t>
      </w:r>
      <w:r w:rsidRPr="00834589">
        <w:rPr>
          <w:rFonts w:ascii="Times New Roman" w:hAnsi="Times New Roman"/>
          <w:color w:val="000000" w:themeColor="text1"/>
        </w:rPr>
        <w:t xml:space="preserve"> Anderson and Russian philosopher Nikolai Berdyaev began to collaborate on several significant projects, including the Free Philosophical Academy, the YMCA Press, and the journal </w:t>
      </w:r>
      <w:r w:rsidRPr="00834589">
        <w:rPr>
          <w:rFonts w:ascii="Times New Roman" w:hAnsi="Times New Roman"/>
          <w:i/>
          <w:iCs/>
          <w:color w:val="000000" w:themeColor="text1"/>
        </w:rPr>
        <w:t xml:space="preserve">Put’ (The Way). </w:t>
      </w:r>
      <w:r w:rsidRPr="00834589">
        <w:rPr>
          <w:rFonts w:ascii="Times New Roman" w:hAnsi="Times New Roman"/>
          <w:color w:val="000000" w:themeColor="text1"/>
        </w:rPr>
        <w:t>Anderson recognized the unique value of Berdyaev’s thought and experience</w:t>
      </w:r>
      <w:r w:rsidR="00D21842">
        <w:rPr>
          <w:rFonts w:ascii="Times New Roman" w:hAnsi="Times New Roman"/>
          <w:color w:val="000000" w:themeColor="text1"/>
        </w:rPr>
        <w:t xml:space="preserve">, working </w:t>
      </w:r>
      <w:r w:rsidRPr="00834589">
        <w:rPr>
          <w:rFonts w:ascii="Times New Roman" w:hAnsi="Times New Roman"/>
          <w:color w:val="000000" w:themeColor="text1"/>
        </w:rPr>
        <w:t>to build an organizational support system which assisted his creative vision. Anderson quietly worked alongside Berdyaev and several other émigré leaders in a way that enabled the preservation, enrichment, and expansion of Russian Orthodox culture.</w:t>
      </w:r>
      <w:r>
        <w:rPr>
          <w:rStyle w:val="FootnoteReference"/>
          <w:rFonts w:ascii="Times New Roman" w:hAnsi="Times New Roman"/>
          <w:color w:val="000000" w:themeColor="text1"/>
        </w:rPr>
        <w:footnoteReference w:id="1"/>
      </w:r>
    </w:p>
    <w:p w14:paraId="2FB6C9AC" w14:textId="2F1B0198" w:rsidR="00EC159E" w:rsidRPr="00955787" w:rsidRDefault="00C60B39" w:rsidP="00B407DB">
      <w:pPr>
        <w:spacing w:line="480" w:lineRule="auto"/>
        <w:ind w:firstLine="720"/>
        <w:contextualSpacing/>
        <w:rPr>
          <w:rFonts w:ascii="Times New Roman" w:hAnsi="Times New Roman"/>
          <w:color w:val="000000"/>
        </w:rPr>
      </w:pPr>
      <w:r>
        <w:rPr>
          <w:rFonts w:ascii="Times New Roman" w:hAnsi="Times New Roman" w:cs="Times New Roman"/>
          <w:color w:val="000000" w:themeColor="text1"/>
        </w:rPr>
        <w:lastRenderedPageBreak/>
        <w:t xml:space="preserve">By 1920, Anderson understood that he would not be able to return to Russia. However, he received a YMCA assignment to serve </w:t>
      </w:r>
      <w:r w:rsidR="00577E63" w:rsidRPr="002038F4">
        <w:rPr>
          <w:rFonts w:ascii="Times New Roman" w:hAnsi="Times New Roman" w:cs="Times New Roman"/>
        </w:rPr>
        <w:t>émigré</w:t>
      </w:r>
      <w:r w:rsidR="00577E63">
        <w:rPr>
          <w:rFonts w:ascii="Times New Roman" w:hAnsi="Times New Roman" w:cs="Times New Roman"/>
        </w:rPr>
        <w:t>s</w:t>
      </w:r>
      <w:r w:rsidR="00577E63" w:rsidRPr="002038F4">
        <w:rPr>
          <w:rFonts w:ascii="Times New Roman" w:hAnsi="Times New Roman" w:cs="Times New Roman"/>
        </w:rPr>
        <w:t xml:space="preserve"> </w:t>
      </w:r>
      <w:r>
        <w:rPr>
          <w:rFonts w:ascii="Times New Roman" w:hAnsi="Times New Roman" w:cs="Times New Roman"/>
          <w:color w:val="000000" w:themeColor="text1"/>
        </w:rPr>
        <w:t>from this country in Poland and Germany; this developed into his years of ministry from bases in Berlin and Paris. This article explores</w:t>
      </w:r>
      <w:r w:rsidR="00385579">
        <w:rPr>
          <w:rFonts w:ascii="Times New Roman" w:hAnsi="Times New Roman" w:cs="Times New Roman"/>
          <w:color w:val="000000" w:themeColor="text1"/>
        </w:rPr>
        <w:t xml:space="preserve"> the development of </w:t>
      </w:r>
      <w:r w:rsidR="00FE5032">
        <w:rPr>
          <w:rFonts w:ascii="Times New Roman" w:hAnsi="Times New Roman" w:cs="Times New Roman"/>
          <w:color w:val="000000" w:themeColor="text1"/>
        </w:rPr>
        <w:t xml:space="preserve">his </w:t>
      </w:r>
      <w:r>
        <w:rPr>
          <w:rFonts w:ascii="Times New Roman" w:hAnsi="Times New Roman" w:cs="Times New Roman"/>
          <w:color w:val="000000" w:themeColor="text1"/>
        </w:rPr>
        <w:t xml:space="preserve">work among </w:t>
      </w:r>
      <w:r w:rsidR="00577E63" w:rsidRPr="002038F4">
        <w:rPr>
          <w:rFonts w:ascii="Times New Roman" w:hAnsi="Times New Roman" w:cs="Times New Roman"/>
        </w:rPr>
        <w:t>émigré</w:t>
      </w:r>
      <w:r w:rsidR="00577E63">
        <w:rPr>
          <w:rFonts w:ascii="Times New Roman" w:hAnsi="Times New Roman" w:cs="Times New Roman"/>
        </w:rPr>
        <w:t>s</w:t>
      </w:r>
      <w:r w:rsidR="00577E63" w:rsidRPr="002038F4">
        <w:rPr>
          <w:rFonts w:ascii="Times New Roman" w:hAnsi="Times New Roman" w:cs="Times New Roman"/>
        </w:rPr>
        <w:t xml:space="preserve"> </w:t>
      </w:r>
      <w:r>
        <w:rPr>
          <w:rFonts w:ascii="Times New Roman" w:hAnsi="Times New Roman" w:cs="Times New Roman"/>
          <w:color w:val="000000" w:themeColor="text1"/>
        </w:rPr>
        <w:t xml:space="preserve">during this period. </w:t>
      </w:r>
      <w:r>
        <w:rPr>
          <w:rFonts w:ascii="Times New Roman" w:hAnsi="Times New Roman"/>
          <w:color w:val="000000"/>
        </w:rPr>
        <w:t>Anderson had developed an interest in Orthodox</w:t>
      </w:r>
      <w:r w:rsidR="00B13744">
        <w:rPr>
          <w:rFonts w:ascii="Times New Roman" w:hAnsi="Times New Roman"/>
          <w:color w:val="000000"/>
        </w:rPr>
        <w:t xml:space="preserve"> Christianity </w:t>
      </w:r>
      <w:r>
        <w:rPr>
          <w:rFonts w:ascii="Times New Roman" w:hAnsi="Times New Roman"/>
          <w:color w:val="000000"/>
        </w:rPr>
        <w:t>during his 1917 service with John R. Mott, and he gradually developed a deeper appreciation for Eastern Christian doctrine and practice through his reading and relationships. During his years in Berlin and Paris</w:t>
      </w:r>
      <w:r w:rsidR="00D21842">
        <w:rPr>
          <w:rFonts w:ascii="Times New Roman" w:hAnsi="Times New Roman"/>
          <w:color w:val="000000"/>
        </w:rPr>
        <w:t>,</w:t>
      </w:r>
      <w:r>
        <w:rPr>
          <w:rFonts w:ascii="Times New Roman" w:hAnsi="Times New Roman"/>
          <w:color w:val="000000"/>
        </w:rPr>
        <w:t xml:space="preserve"> he served as a leader within the YMCA for shaping the Association’s approach to Orthodoxy: over the years</w:t>
      </w:r>
      <w:r w:rsidR="00D21842">
        <w:rPr>
          <w:rFonts w:ascii="Times New Roman" w:hAnsi="Times New Roman"/>
          <w:color w:val="000000"/>
        </w:rPr>
        <w:t>,</w:t>
      </w:r>
      <w:r>
        <w:rPr>
          <w:rFonts w:ascii="Times New Roman" w:hAnsi="Times New Roman"/>
          <w:color w:val="000000"/>
        </w:rPr>
        <w:t xml:space="preserve"> it had shifted from resigned toleration to pragmatic assistance to limited support to enthusiastic partnership.</w:t>
      </w:r>
      <w:r>
        <w:rPr>
          <w:rStyle w:val="FootnoteReference"/>
          <w:rFonts w:ascii="Times New Roman" w:hAnsi="Times New Roman"/>
          <w:color w:val="000000"/>
        </w:rPr>
        <w:footnoteReference w:id="2"/>
      </w:r>
      <w:r>
        <w:rPr>
          <w:rFonts w:ascii="Times New Roman" w:hAnsi="Times New Roman" w:cs="Times New Roman"/>
          <w:color w:val="000000" w:themeColor="text1"/>
        </w:rPr>
        <w:t xml:space="preserve"> During this period</w:t>
      </w:r>
      <w:r w:rsidR="00D21842">
        <w:rPr>
          <w:rFonts w:ascii="Times New Roman" w:hAnsi="Times New Roman" w:cs="Times New Roman"/>
          <w:color w:val="000000" w:themeColor="text1"/>
        </w:rPr>
        <w:t>,</w:t>
      </w:r>
      <w:r>
        <w:rPr>
          <w:rFonts w:ascii="Times New Roman" w:hAnsi="Times New Roman" w:cs="Times New Roman"/>
          <w:color w:val="000000" w:themeColor="text1"/>
        </w:rPr>
        <w:t xml:space="preserve"> Anderson worked with Berdyaev to make significant contributions to </w:t>
      </w:r>
      <w:r w:rsidRPr="000D6357">
        <w:rPr>
          <w:rFonts w:ascii="Times New Roman" w:hAnsi="Times New Roman"/>
          <w:color w:val="000000"/>
        </w:rPr>
        <w:t>building bridges of communication and relationship among Eastern and Western Christians</w:t>
      </w:r>
      <w:r>
        <w:rPr>
          <w:rFonts w:ascii="Times New Roman" w:hAnsi="Times New Roman"/>
          <w:color w:val="000000"/>
        </w:rPr>
        <w:t xml:space="preserve"> and </w:t>
      </w:r>
      <w:r w:rsidRPr="000D6357">
        <w:rPr>
          <w:rFonts w:ascii="Times New Roman" w:hAnsi="Times New Roman"/>
          <w:color w:val="000000"/>
        </w:rPr>
        <w:t xml:space="preserve">supporting </w:t>
      </w:r>
      <w:r w:rsidR="00F9287E">
        <w:rPr>
          <w:rFonts w:ascii="Times New Roman" w:hAnsi="Times New Roman"/>
          <w:color w:val="000000"/>
        </w:rPr>
        <w:t xml:space="preserve">Orthodox </w:t>
      </w:r>
      <w:r w:rsidRPr="000D6357">
        <w:rPr>
          <w:rFonts w:ascii="Times New Roman" w:hAnsi="Times New Roman"/>
          <w:color w:val="000000"/>
        </w:rPr>
        <w:t>publishing and educational opportunities</w:t>
      </w:r>
      <w:r>
        <w:rPr>
          <w:rFonts w:ascii="Times New Roman" w:hAnsi="Times New Roman"/>
          <w:color w:val="000000"/>
        </w:rPr>
        <w:t xml:space="preserve">. They also </w:t>
      </w:r>
      <w:r w:rsidRPr="000D6357">
        <w:rPr>
          <w:rFonts w:ascii="Times New Roman" w:hAnsi="Times New Roman"/>
          <w:color w:val="000000"/>
        </w:rPr>
        <w:t>sp</w:t>
      </w:r>
      <w:r>
        <w:rPr>
          <w:rFonts w:ascii="Times New Roman" w:hAnsi="Times New Roman"/>
          <w:color w:val="000000"/>
        </w:rPr>
        <w:t xml:space="preserve">oke </w:t>
      </w:r>
      <w:r w:rsidRPr="000D6357">
        <w:rPr>
          <w:rFonts w:ascii="Times New Roman" w:hAnsi="Times New Roman"/>
          <w:color w:val="000000"/>
        </w:rPr>
        <w:t>out for th</w:t>
      </w:r>
      <w:r w:rsidR="00250687">
        <w:rPr>
          <w:rFonts w:ascii="Times New Roman" w:hAnsi="Times New Roman"/>
          <w:color w:val="000000"/>
        </w:rPr>
        <w:t xml:space="preserve">e freedom of conscience </w:t>
      </w:r>
      <w:r w:rsidRPr="000D6357">
        <w:rPr>
          <w:rFonts w:ascii="Times New Roman" w:hAnsi="Times New Roman"/>
          <w:color w:val="000000"/>
        </w:rPr>
        <w:t>in the USSR</w:t>
      </w:r>
      <w:r>
        <w:rPr>
          <w:rFonts w:ascii="Times New Roman" w:hAnsi="Times New Roman"/>
          <w:color w:val="000000"/>
        </w:rPr>
        <w:t xml:space="preserve"> and </w:t>
      </w:r>
      <w:r w:rsidRPr="000D6357">
        <w:rPr>
          <w:rFonts w:ascii="Times New Roman" w:hAnsi="Times New Roman"/>
          <w:color w:val="000000"/>
        </w:rPr>
        <w:t>provid</w:t>
      </w:r>
      <w:r>
        <w:rPr>
          <w:rFonts w:ascii="Times New Roman" w:hAnsi="Times New Roman"/>
          <w:color w:val="000000"/>
        </w:rPr>
        <w:t xml:space="preserve">ed </w:t>
      </w:r>
      <w:r w:rsidRPr="000D6357">
        <w:rPr>
          <w:rFonts w:ascii="Times New Roman" w:hAnsi="Times New Roman"/>
          <w:color w:val="000000"/>
        </w:rPr>
        <w:t>reliable information on religion in the Soviet Union.</w:t>
      </w:r>
      <w:r>
        <w:rPr>
          <w:rStyle w:val="FootnoteReference"/>
          <w:rFonts w:ascii="Times New Roman" w:hAnsi="Times New Roman"/>
          <w:color w:val="000000"/>
        </w:rPr>
        <w:footnoteReference w:id="3"/>
      </w:r>
    </w:p>
    <w:p w14:paraId="6F8B1C82" w14:textId="6C97D878" w:rsidR="00F74689" w:rsidRPr="00B407DB" w:rsidRDefault="00FE3F3E" w:rsidP="00B407DB">
      <w:pPr>
        <w:spacing w:line="480" w:lineRule="auto"/>
        <w:ind w:firstLine="720"/>
        <w:contextualSpacing/>
        <w:rPr>
          <w:rFonts w:ascii="Times New Roman" w:hAnsi="Times New Roman" w:cs="Times New Roman"/>
          <w:color w:val="000000" w:themeColor="text1"/>
        </w:rPr>
      </w:pPr>
      <w:r>
        <w:rPr>
          <w:rFonts w:ascii="Times New Roman" w:hAnsi="Times New Roman" w:cs="Times New Roman"/>
          <w:color w:val="000000" w:themeColor="text1"/>
        </w:rPr>
        <w:t xml:space="preserve">Anderson’s trip to Copenhagen, Denmark, in the summer of 1920 </w:t>
      </w:r>
      <w:r w:rsidR="00CA632D">
        <w:rPr>
          <w:rFonts w:ascii="Times New Roman" w:hAnsi="Times New Roman" w:cs="Times New Roman"/>
          <w:color w:val="000000" w:themeColor="text1"/>
        </w:rPr>
        <w:t xml:space="preserve">served as </w:t>
      </w:r>
      <w:r>
        <w:rPr>
          <w:rFonts w:ascii="Times New Roman" w:hAnsi="Times New Roman" w:cs="Times New Roman"/>
          <w:color w:val="000000" w:themeColor="text1"/>
        </w:rPr>
        <w:t xml:space="preserve">a transition </w:t>
      </w:r>
      <w:r w:rsidR="00D21842">
        <w:rPr>
          <w:rFonts w:ascii="Times New Roman" w:hAnsi="Times New Roman" w:cs="Times New Roman"/>
          <w:color w:val="000000" w:themeColor="text1"/>
        </w:rPr>
        <w:t>that</w:t>
      </w:r>
      <w:r>
        <w:rPr>
          <w:rFonts w:ascii="Times New Roman" w:hAnsi="Times New Roman" w:cs="Times New Roman"/>
          <w:color w:val="000000" w:themeColor="text1"/>
        </w:rPr>
        <w:t xml:space="preserve"> initiated his next stage of</w:t>
      </w:r>
      <w:r w:rsidR="00C16A5E">
        <w:rPr>
          <w:rFonts w:ascii="Times New Roman" w:hAnsi="Times New Roman" w:cs="Times New Roman"/>
          <w:color w:val="000000" w:themeColor="text1"/>
        </w:rPr>
        <w:t xml:space="preserve"> work </w:t>
      </w:r>
      <w:r>
        <w:rPr>
          <w:rFonts w:ascii="Times New Roman" w:hAnsi="Times New Roman" w:cs="Times New Roman"/>
          <w:color w:val="000000" w:themeColor="text1"/>
        </w:rPr>
        <w:t>in Berlin, Germany.</w:t>
      </w:r>
      <w:r w:rsidR="00A51F85">
        <w:rPr>
          <w:rFonts w:ascii="Times New Roman" w:hAnsi="Times New Roman" w:cs="Times New Roman"/>
          <w:color w:val="000000" w:themeColor="text1"/>
        </w:rPr>
        <w:t xml:space="preserve"> H</w:t>
      </w:r>
      <w:r>
        <w:rPr>
          <w:rFonts w:ascii="Times New Roman" w:hAnsi="Times New Roman" w:cs="Times New Roman"/>
          <w:color w:val="000000" w:themeColor="text1"/>
        </w:rPr>
        <w:t>e had an opportunity to explore Sweden and Norway before he received a telegram from</w:t>
      </w:r>
      <w:r w:rsidR="009E1D09">
        <w:rPr>
          <w:rFonts w:ascii="Times New Roman" w:hAnsi="Times New Roman" w:cs="Times New Roman"/>
          <w:color w:val="000000" w:themeColor="text1"/>
        </w:rPr>
        <w:t xml:space="preserve"> </w:t>
      </w:r>
      <w:r w:rsidR="00F863F5">
        <w:rPr>
          <w:rFonts w:ascii="Times New Roman" w:hAnsi="Times New Roman" w:cs="Times New Roman"/>
          <w:color w:val="000000" w:themeColor="text1"/>
        </w:rPr>
        <w:t xml:space="preserve">John R. </w:t>
      </w:r>
      <w:r>
        <w:rPr>
          <w:rFonts w:ascii="Times New Roman" w:hAnsi="Times New Roman" w:cs="Times New Roman"/>
          <w:color w:val="000000" w:themeColor="text1"/>
        </w:rPr>
        <w:t xml:space="preserve">Mott, </w:t>
      </w:r>
      <w:r w:rsidR="006262FB" w:rsidRPr="003C3319">
        <w:rPr>
          <w:rFonts w:ascii="Times New Roman" w:hAnsi="Times New Roman" w:cs="Times New Roman"/>
          <w:color w:val="000000" w:themeColor="text1"/>
        </w:rPr>
        <w:t>ask</w:t>
      </w:r>
      <w:r>
        <w:rPr>
          <w:rFonts w:ascii="Times New Roman" w:hAnsi="Times New Roman" w:cs="Times New Roman"/>
          <w:color w:val="000000" w:themeColor="text1"/>
        </w:rPr>
        <w:t xml:space="preserve">ing </w:t>
      </w:r>
      <w:r w:rsidR="006262FB" w:rsidRPr="003C3319">
        <w:rPr>
          <w:rFonts w:ascii="Times New Roman" w:hAnsi="Times New Roman" w:cs="Times New Roman"/>
          <w:color w:val="000000" w:themeColor="text1"/>
        </w:rPr>
        <w:t xml:space="preserve">him to travel to Poland </w:t>
      </w:r>
      <w:r>
        <w:rPr>
          <w:rFonts w:ascii="Times New Roman" w:hAnsi="Times New Roman" w:cs="Times New Roman"/>
          <w:color w:val="000000" w:themeColor="text1"/>
        </w:rPr>
        <w:t xml:space="preserve">and Estonia and visit new YMCA </w:t>
      </w:r>
      <w:r>
        <w:rPr>
          <w:rFonts w:ascii="Times New Roman" w:hAnsi="Times New Roman"/>
        </w:rPr>
        <w:t>programs to assist refugees</w:t>
      </w:r>
      <w:r w:rsidR="00B407DB">
        <w:rPr>
          <w:rFonts w:ascii="Times New Roman" w:hAnsi="Times New Roman" w:cs="Times New Roman"/>
          <w:color w:val="000000" w:themeColor="text1"/>
        </w:rPr>
        <w:t>.</w:t>
      </w:r>
      <w:r w:rsidR="00F863F5">
        <w:rPr>
          <w:rFonts w:ascii="Times New Roman" w:hAnsi="Times New Roman" w:cs="Times New Roman"/>
          <w:color w:val="000000" w:themeColor="text1"/>
        </w:rPr>
        <w:t xml:space="preserve"> </w:t>
      </w:r>
      <w:r w:rsidR="007E0CB7" w:rsidRPr="007F303E">
        <w:rPr>
          <w:rFonts w:ascii="Times New Roman" w:hAnsi="Times New Roman" w:cs="Times New Roman"/>
          <w:color w:val="000000" w:themeColor="text1"/>
        </w:rPr>
        <w:t>Mott (18</w:t>
      </w:r>
      <w:r w:rsidR="007E0CB7">
        <w:rPr>
          <w:rFonts w:ascii="Times New Roman" w:hAnsi="Times New Roman" w:cs="Times New Roman"/>
          <w:color w:val="000000" w:themeColor="text1"/>
        </w:rPr>
        <w:t>65</w:t>
      </w:r>
      <w:r w:rsidR="00066255">
        <w:rPr>
          <w:rFonts w:ascii="Times New Roman" w:hAnsi="Times New Roman" w:cs="Times New Roman"/>
          <w:color w:val="000000" w:themeColor="text1"/>
        </w:rPr>
        <w:t>–</w:t>
      </w:r>
      <w:r w:rsidR="007E0CB7" w:rsidRPr="007F303E">
        <w:rPr>
          <w:rFonts w:ascii="Times New Roman" w:hAnsi="Times New Roman" w:cs="Times New Roman"/>
          <w:color w:val="000000" w:themeColor="text1"/>
        </w:rPr>
        <w:t xml:space="preserve">1955) </w:t>
      </w:r>
      <w:r w:rsidR="007E0CB7">
        <w:rPr>
          <w:rFonts w:ascii="Times New Roman" w:hAnsi="Times New Roman" w:cs="Times New Roman"/>
          <w:color w:val="000000" w:themeColor="text1"/>
        </w:rPr>
        <w:lastRenderedPageBreak/>
        <w:t xml:space="preserve">provided </w:t>
      </w:r>
      <w:r w:rsidR="007E0CB7" w:rsidRPr="007F303E">
        <w:rPr>
          <w:rFonts w:ascii="Times New Roman" w:hAnsi="Times New Roman" w:cs="Times New Roman"/>
          <w:color w:val="000000" w:themeColor="text1"/>
        </w:rPr>
        <w:t>leader</w:t>
      </w:r>
      <w:r w:rsidR="007E0CB7">
        <w:rPr>
          <w:rFonts w:ascii="Times New Roman" w:hAnsi="Times New Roman" w:cs="Times New Roman"/>
          <w:color w:val="000000" w:themeColor="text1"/>
        </w:rPr>
        <w:t>ship</w:t>
      </w:r>
      <w:r w:rsidR="007E0CB7" w:rsidRPr="007F303E">
        <w:rPr>
          <w:rFonts w:ascii="Times New Roman" w:hAnsi="Times New Roman" w:cs="Times New Roman"/>
          <w:color w:val="000000" w:themeColor="text1"/>
        </w:rPr>
        <w:t xml:space="preserve"> for </w:t>
      </w:r>
      <w:r w:rsidR="007E0CB7">
        <w:rPr>
          <w:rFonts w:ascii="Times New Roman" w:hAnsi="Times New Roman" w:cs="Times New Roman"/>
          <w:color w:val="000000" w:themeColor="text1"/>
        </w:rPr>
        <w:t xml:space="preserve">YMCA </w:t>
      </w:r>
      <w:r w:rsidR="007E0CB7" w:rsidRPr="007F303E">
        <w:rPr>
          <w:rFonts w:ascii="Times New Roman" w:hAnsi="Times New Roman" w:cs="Times New Roman"/>
          <w:color w:val="000000" w:themeColor="text1"/>
        </w:rPr>
        <w:t>global outreach and</w:t>
      </w:r>
      <w:r w:rsidR="007E0CB7">
        <w:rPr>
          <w:rFonts w:ascii="Times New Roman" w:hAnsi="Times New Roman" w:cs="Times New Roman"/>
          <w:color w:val="000000" w:themeColor="text1"/>
        </w:rPr>
        <w:t xml:space="preserve"> the expansion </w:t>
      </w:r>
      <w:r w:rsidR="007E0CB7" w:rsidRPr="007F303E">
        <w:rPr>
          <w:rFonts w:ascii="Times New Roman" w:hAnsi="Times New Roman" w:cs="Times New Roman"/>
          <w:color w:val="000000" w:themeColor="text1"/>
        </w:rPr>
        <w:t>of the ecumenical movement.</w:t>
      </w:r>
      <w:r w:rsidR="00B407DB">
        <w:rPr>
          <w:rFonts w:ascii="Times New Roman" w:hAnsi="Times New Roman" w:cs="Times New Roman"/>
          <w:color w:val="000000" w:themeColor="text1"/>
        </w:rPr>
        <w:t xml:space="preserve"> </w:t>
      </w:r>
      <w:r>
        <w:rPr>
          <w:rFonts w:ascii="Times New Roman" w:hAnsi="Times New Roman" w:cs="Times New Roman"/>
          <w:color w:val="000000" w:themeColor="text1"/>
        </w:rPr>
        <w:t>This explora</w:t>
      </w:r>
      <w:r w:rsidR="00CA632D">
        <w:rPr>
          <w:rFonts w:ascii="Times New Roman" w:hAnsi="Times New Roman" w:cs="Times New Roman"/>
          <w:color w:val="000000" w:themeColor="text1"/>
        </w:rPr>
        <w:t xml:space="preserve">tory </w:t>
      </w:r>
      <w:proofErr w:type="spellStart"/>
      <w:r>
        <w:rPr>
          <w:rFonts w:ascii="Times New Roman" w:hAnsi="Times New Roman" w:cs="Times New Roman"/>
          <w:color w:val="000000" w:themeColor="text1"/>
        </w:rPr>
        <w:t>trip led</w:t>
      </w:r>
      <w:proofErr w:type="spellEnd"/>
      <w:r>
        <w:rPr>
          <w:rFonts w:ascii="Times New Roman" w:hAnsi="Times New Roman" w:cs="Times New Roman"/>
          <w:color w:val="000000" w:themeColor="text1"/>
        </w:rPr>
        <w:t xml:space="preserve"> to Mott’s invitation</w:t>
      </w:r>
      <w:r w:rsidR="005A418E">
        <w:rPr>
          <w:rFonts w:ascii="Times New Roman" w:hAnsi="Times New Roman" w:cs="Times New Roman"/>
          <w:color w:val="000000" w:themeColor="text1"/>
        </w:rPr>
        <w:t xml:space="preserve"> </w:t>
      </w:r>
      <w:r w:rsidR="006262FB" w:rsidRPr="003C3319">
        <w:rPr>
          <w:rFonts w:ascii="Times New Roman" w:hAnsi="Times New Roman" w:cs="Times New Roman"/>
          <w:color w:val="000000" w:themeColor="text1"/>
        </w:rPr>
        <w:t>to oversee service for Russian POWs in Germany.</w:t>
      </w:r>
      <w:r w:rsidR="006262FB" w:rsidRPr="003C3319">
        <w:rPr>
          <w:rStyle w:val="FootnoteReference"/>
          <w:rFonts w:ascii="Times New Roman" w:hAnsi="Times New Roman" w:cs="Times New Roman"/>
          <w:color w:val="000000" w:themeColor="text1"/>
        </w:rPr>
        <w:footnoteReference w:id="4"/>
      </w:r>
      <w:r w:rsidR="00D73A78">
        <w:rPr>
          <w:rFonts w:ascii="Times New Roman" w:hAnsi="Times New Roman"/>
          <w:color w:val="000000"/>
        </w:rPr>
        <w:t xml:space="preserve"> </w:t>
      </w:r>
      <w:r w:rsidR="00EE2253" w:rsidRPr="00EE2253">
        <w:rPr>
          <w:rFonts w:ascii="Times New Roman" w:hAnsi="Times New Roman" w:cs="Times New Roman"/>
        </w:rPr>
        <w:t xml:space="preserve">Anderson traveled to Warsaw and secured government permission to provide </w:t>
      </w:r>
      <w:r w:rsidR="00D84A34">
        <w:rPr>
          <w:rFonts w:ascii="Times New Roman" w:hAnsi="Times New Roman" w:cs="Times New Roman"/>
        </w:rPr>
        <w:t>Y</w:t>
      </w:r>
      <w:r w:rsidR="00EE2253" w:rsidRPr="00EE2253">
        <w:rPr>
          <w:rFonts w:ascii="Times New Roman" w:hAnsi="Times New Roman" w:cs="Times New Roman"/>
        </w:rPr>
        <w:t xml:space="preserve"> </w:t>
      </w:r>
      <w:r w:rsidR="00102771">
        <w:rPr>
          <w:rFonts w:ascii="Times New Roman" w:hAnsi="Times New Roman" w:cs="Times New Roman"/>
        </w:rPr>
        <w:t xml:space="preserve">assistance </w:t>
      </w:r>
      <w:r w:rsidR="00EE2253" w:rsidRPr="00EE2253">
        <w:rPr>
          <w:rFonts w:ascii="Times New Roman" w:hAnsi="Times New Roman" w:cs="Times New Roman"/>
        </w:rPr>
        <w:t xml:space="preserve">to Russian refugees who had been living in prisoner of war camps in Poland since the war. He then received </w:t>
      </w:r>
      <w:r w:rsidR="00463F68">
        <w:rPr>
          <w:rFonts w:ascii="Times New Roman" w:hAnsi="Times New Roman" w:cs="Times New Roman"/>
        </w:rPr>
        <w:t xml:space="preserve">authorization </w:t>
      </w:r>
      <w:r w:rsidR="00EE2253" w:rsidRPr="00EE2253">
        <w:rPr>
          <w:rFonts w:ascii="Times New Roman" w:hAnsi="Times New Roman" w:cs="Times New Roman"/>
        </w:rPr>
        <w:t>to expand service to 50,000 Soviet</w:t>
      </w:r>
      <w:r w:rsidR="00DA3538">
        <w:rPr>
          <w:rFonts w:ascii="Times New Roman" w:hAnsi="Times New Roman" w:cs="Times New Roman"/>
        </w:rPr>
        <w:t xml:space="preserve"> </w:t>
      </w:r>
      <w:r w:rsidR="00EE2253" w:rsidRPr="00EE2253">
        <w:rPr>
          <w:rFonts w:ascii="Times New Roman" w:hAnsi="Times New Roman" w:cs="Times New Roman"/>
        </w:rPr>
        <w:t>prisoners from the Russo-Polish War of 1919</w:t>
      </w:r>
      <w:r w:rsidR="00066255">
        <w:rPr>
          <w:rFonts w:ascii="Times New Roman" w:hAnsi="Times New Roman" w:cs="Times New Roman"/>
        </w:rPr>
        <w:t>–</w:t>
      </w:r>
      <w:r w:rsidR="00EE2253" w:rsidRPr="00EE2253">
        <w:rPr>
          <w:rFonts w:ascii="Times New Roman" w:hAnsi="Times New Roman" w:cs="Times New Roman"/>
        </w:rPr>
        <w:t xml:space="preserve">1920, who were in transit to camps within Germany. Due to this </w:t>
      </w:r>
      <w:r w:rsidR="00576874">
        <w:rPr>
          <w:rFonts w:ascii="Times New Roman" w:hAnsi="Times New Roman" w:cs="Times New Roman"/>
        </w:rPr>
        <w:t>time,</w:t>
      </w:r>
      <w:r w:rsidR="00EE2253" w:rsidRPr="00EE2253">
        <w:rPr>
          <w:rFonts w:ascii="Times New Roman" w:hAnsi="Times New Roman" w:cs="Times New Roman"/>
        </w:rPr>
        <w:t xml:space="preserve"> he was invited to participate in a Repatriation Committee organized by </w:t>
      </w:r>
      <w:proofErr w:type="spellStart"/>
      <w:r w:rsidR="00EE2253" w:rsidRPr="00EE2253">
        <w:rPr>
          <w:rFonts w:ascii="Times New Roman" w:hAnsi="Times New Roman" w:cs="Times New Roman"/>
        </w:rPr>
        <w:t>Fridtjof</w:t>
      </w:r>
      <w:proofErr w:type="spellEnd"/>
      <w:r w:rsidR="00EE2253" w:rsidRPr="00EE2253">
        <w:rPr>
          <w:rFonts w:ascii="Times New Roman" w:hAnsi="Times New Roman" w:cs="Times New Roman"/>
        </w:rPr>
        <w:t xml:space="preserve"> Nansen, the Norwegian humanitarian leader. Anderson</w:t>
      </w:r>
      <w:r w:rsidR="00627975">
        <w:rPr>
          <w:rFonts w:ascii="Times New Roman" w:hAnsi="Times New Roman" w:cs="Times New Roman"/>
        </w:rPr>
        <w:t xml:space="preserve"> represented the YMCA </w:t>
      </w:r>
      <w:r w:rsidR="00EE2253" w:rsidRPr="00EE2253">
        <w:rPr>
          <w:rFonts w:ascii="Times New Roman" w:hAnsi="Times New Roman" w:cs="Times New Roman"/>
        </w:rPr>
        <w:t xml:space="preserve">in the </w:t>
      </w:r>
      <w:proofErr w:type="spellStart"/>
      <w:r w:rsidR="00EE2253" w:rsidRPr="00EE2253">
        <w:rPr>
          <w:rFonts w:ascii="Times New Roman" w:hAnsi="Times New Roman" w:cs="Times New Roman"/>
        </w:rPr>
        <w:t>Kowno</w:t>
      </w:r>
      <w:proofErr w:type="spellEnd"/>
      <w:r w:rsidR="00EE2253" w:rsidRPr="00EE2253">
        <w:rPr>
          <w:rFonts w:ascii="Times New Roman" w:hAnsi="Times New Roman" w:cs="Times New Roman"/>
        </w:rPr>
        <w:t xml:space="preserve"> (Kaunas) Repatriation Conference, which included Nansen and a delegation from Moscow. This conference negotiated the exchange of prisoners between Russia, Germany, and the former Austro-Hungarian </w:t>
      </w:r>
      <w:r w:rsidR="00D21842">
        <w:rPr>
          <w:rFonts w:ascii="Times New Roman" w:hAnsi="Times New Roman" w:cs="Times New Roman"/>
        </w:rPr>
        <w:t>E</w:t>
      </w:r>
      <w:r w:rsidR="00EE2253" w:rsidRPr="00EE2253">
        <w:rPr>
          <w:rFonts w:ascii="Times New Roman" w:hAnsi="Times New Roman" w:cs="Times New Roman"/>
        </w:rPr>
        <w:t>mpire.</w:t>
      </w:r>
      <w:r w:rsidR="00F74689">
        <w:rPr>
          <w:rStyle w:val="FootnoteReference"/>
          <w:rFonts w:ascii="Times New Roman" w:hAnsi="Times New Roman" w:cs="Times New Roman"/>
        </w:rPr>
        <w:footnoteReference w:id="5"/>
      </w:r>
      <w:r w:rsidR="00627975">
        <w:rPr>
          <w:rFonts w:ascii="Times New Roman" w:hAnsi="Times New Roman" w:cs="Times New Roman"/>
        </w:rPr>
        <w:t xml:space="preserve"> </w:t>
      </w:r>
      <w:r w:rsidR="00627975">
        <w:rPr>
          <w:rFonts w:ascii="Times New Roman" w:hAnsi="Times New Roman"/>
          <w:color w:val="000000"/>
        </w:rPr>
        <w:t>Nansen was named High Commission</w:t>
      </w:r>
      <w:r w:rsidR="00D21842">
        <w:rPr>
          <w:rFonts w:ascii="Times New Roman" w:hAnsi="Times New Roman"/>
          <w:color w:val="000000"/>
        </w:rPr>
        <w:t>er</w:t>
      </w:r>
      <w:r w:rsidR="00627975">
        <w:rPr>
          <w:rFonts w:ascii="Times New Roman" w:hAnsi="Times New Roman"/>
          <w:color w:val="000000"/>
        </w:rPr>
        <w:t xml:space="preserve"> of Refugees by the League of Nations in 1921. He requested </w:t>
      </w:r>
      <w:r w:rsidR="00D84A34">
        <w:rPr>
          <w:rFonts w:ascii="Times New Roman" w:hAnsi="Times New Roman"/>
          <w:color w:val="000000"/>
        </w:rPr>
        <w:t xml:space="preserve">Association </w:t>
      </w:r>
      <w:r w:rsidR="00627975">
        <w:rPr>
          <w:rFonts w:ascii="Times New Roman" w:hAnsi="Times New Roman"/>
          <w:color w:val="000000"/>
        </w:rPr>
        <w:t>assistance for work with refugees and received 50,000 dollars; the YMCA operated twenty camps in 1920</w:t>
      </w:r>
      <w:r w:rsidR="00066255">
        <w:rPr>
          <w:rFonts w:ascii="Times New Roman" w:hAnsi="Times New Roman"/>
          <w:color w:val="000000"/>
        </w:rPr>
        <w:t>–</w:t>
      </w:r>
      <w:r w:rsidR="00627975">
        <w:rPr>
          <w:rFonts w:ascii="Times New Roman" w:hAnsi="Times New Roman"/>
          <w:color w:val="000000"/>
        </w:rPr>
        <w:t>21 with this funding.</w:t>
      </w:r>
      <w:r w:rsidR="00627975">
        <w:rPr>
          <w:rStyle w:val="FootnoteReference"/>
          <w:rFonts w:ascii="Times New Roman" w:hAnsi="Times New Roman"/>
          <w:color w:val="000000"/>
        </w:rPr>
        <w:footnoteReference w:id="6"/>
      </w:r>
    </w:p>
    <w:p w14:paraId="44BA7CB2" w14:textId="2BB80CF0" w:rsidR="004F6144" w:rsidRPr="00CA632D" w:rsidRDefault="00EE2253" w:rsidP="001025E4">
      <w:pPr>
        <w:spacing w:line="480" w:lineRule="auto"/>
        <w:ind w:firstLine="720"/>
        <w:contextualSpacing/>
        <w:rPr>
          <w:rFonts w:ascii="Times New Roman" w:hAnsi="Times New Roman" w:cs="Times New Roman"/>
          <w:color w:val="000000" w:themeColor="text1"/>
        </w:rPr>
      </w:pPr>
      <w:r w:rsidRPr="00EE2253">
        <w:rPr>
          <w:rFonts w:ascii="Times New Roman" w:hAnsi="Times New Roman" w:cs="Times New Roman"/>
        </w:rPr>
        <w:t>Anderson continued his YMCA service with civilian refugees in spring 1921; they reached several points along the Polish/Russian border for processing and transfer to refugee camps throughout Poland. He recalled “the great exodus of civilian refugees from Russia . . . due to the repression, terror and famine which combined to make life in Russia unbearable.”</w:t>
      </w:r>
      <w:r>
        <w:rPr>
          <w:rStyle w:val="FootnoteReference"/>
          <w:rFonts w:ascii="Times New Roman" w:hAnsi="Times New Roman" w:cs="Times New Roman"/>
        </w:rPr>
        <w:footnoteReference w:id="7"/>
      </w:r>
      <w:r w:rsidR="001025E4">
        <w:rPr>
          <w:rFonts w:ascii="Times New Roman" w:hAnsi="Times New Roman" w:cs="Times New Roman"/>
          <w:color w:val="000000" w:themeColor="text1"/>
        </w:rPr>
        <w:t xml:space="preserve"> </w:t>
      </w:r>
      <w:r w:rsidR="00310956">
        <w:rPr>
          <w:rFonts w:ascii="Times New Roman" w:hAnsi="Times New Roman"/>
        </w:rPr>
        <w:t xml:space="preserve">At </w:t>
      </w:r>
      <w:proofErr w:type="spellStart"/>
      <w:r w:rsidR="00310956">
        <w:rPr>
          <w:rFonts w:ascii="Times New Roman" w:hAnsi="Times New Roman"/>
        </w:rPr>
        <w:t>Narva</w:t>
      </w:r>
      <w:proofErr w:type="spellEnd"/>
      <w:r w:rsidR="00A51F85">
        <w:rPr>
          <w:rFonts w:ascii="Times New Roman" w:hAnsi="Times New Roman"/>
        </w:rPr>
        <w:t xml:space="preserve">, Estonia, </w:t>
      </w:r>
      <w:r w:rsidR="005A418E">
        <w:rPr>
          <w:rFonts w:ascii="Times New Roman" w:hAnsi="Times New Roman"/>
        </w:rPr>
        <w:t>he</w:t>
      </w:r>
      <w:r w:rsidR="00407082">
        <w:rPr>
          <w:rFonts w:ascii="Times New Roman" w:hAnsi="Times New Roman"/>
        </w:rPr>
        <w:t xml:space="preserve"> recognized familiar faces among these refugees</w:t>
      </w:r>
      <w:r w:rsidR="00310956">
        <w:rPr>
          <w:rFonts w:ascii="Times New Roman" w:hAnsi="Times New Roman"/>
        </w:rPr>
        <w:t xml:space="preserve">, </w:t>
      </w:r>
    </w:p>
    <w:p w14:paraId="2DDFDF87" w14:textId="4CA23970" w:rsidR="00A51F85" w:rsidRDefault="00310956" w:rsidP="004F6144">
      <w:pPr>
        <w:pStyle w:val="FootnoteText"/>
        <w:ind w:left="720"/>
        <w:rPr>
          <w:rFonts w:ascii="Times New Roman" w:hAnsi="Times New Roman"/>
          <w:sz w:val="24"/>
          <w:szCs w:val="24"/>
        </w:rPr>
      </w:pPr>
      <w:r w:rsidRPr="000C7D2C">
        <w:rPr>
          <w:rFonts w:ascii="Times New Roman" w:hAnsi="Times New Roman"/>
          <w:sz w:val="24"/>
          <w:szCs w:val="24"/>
        </w:rPr>
        <w:lastRenderedPageBreak/>
        <w:t>I remember seeing refugee men, women, and children</w:t>
      </w:r>
      <w:r>
        <w:rPr>
          <w:rFonts w:ascii="Times New Roman" w:hAnsi="Times New Roman"/>
          <w:sz w:val="24"/>
          <w:szCs w:val="24"/>
        </w:rPr>
        <w:t xml:space="preserve"> </w:t>
      </w:r>
      <w:r w:rsidRPr="000C7D2C">
        <w:rPr>
          <w:rFonts w:ascii="Times New Roman" w:hAnsi="Times New Roman"/>
          <w:sz w:val="24"/>
          <w:szCs w:val="24"/>
        </w:rPr>
        <w:t xml:space="preserve">unloading from Russia at </w:t>
      </w:r>
      <w:proofErr w:type="spellStart"/>
      <w:r>
        <w:rPr>
          <w:rFonts w:ascii="Times New Roman" w:hAnsi="Times New Roman"/>
          <w:sz w:val="24"/>
          <w:szCs w:val="24"/>
        </w:rPr>
        <w:t>N</w:t>
      </w:r>
      <w:r w:rsidRPr="000C7D2C">
        <w:rPr>
          <w:rFonts w:ascii="Times New Roman" w:hAnsi="Times New Roman"/>
          <w:sz w:val="24"/>
          <w:szCs w:val="24"/>
        </w:rPr>
        <w:t>arva</w:t>
      </w:r>
      <w:proofErr w:type="spellEnd"/>
      <w:r w:rsidRPr="000C7D2C">
        <w:rPr>
          <w:rFonts w:ascii="Times New Roman" w:hAnsi="Times New Roman"/>
          <w:sz w:val="24"/>
          <w:szCs w:val="24"/>
        </w:rPr>
        <w:t>. They were dumped</w:t>
      </w:r>
      <w:r>
        <w:rPr>
          <w:rFonts w:ascii="Times New Roman" w:hAnsi="Times New Roman"/>
          <w:sz w:val="24"/>
          <w:szCs w:val="24"/>
        </w:rPr>
        <w:t xml:space="preserve"> . . . </w:t>
      </w:r>
      <w:r w:rsidRPr="000C7D2C">
        <w:rPr>
          <w:rFonts w:ascii="Times New Roman" w:hAnsi="Times New Roman"/>
          <w:sz w:val="24"/>
          <w:szCs w:val="24"/>
        </w:rPr>
        <w:t>some distance from town and walked as best they could the two miles to the formidable looking fortress of Ivang</w:t>
      </w:r>
      <w:r>
        <w:rPr>
          <w:rFonts w:ascii="Times New Roman" w:hAnsi="Times New Roman"/>
          <w:sz w:val="24"/>
          <w:szCs w:val="24"/>
        </w:rPr>
        <w:t>orod</w:t>
      </w:r>
      <w:r w:rsidRPr="000C7D2C">
        <w:rPr>
          <w:rFonts w:ascii="Times New Roman" w:hAnsi="Times New Roman"/>
          <w:sz w:val="24"/>
          <w:szCs w:val="24"/>
        </w:rPr>
        <w:t xml:space="preserve">, which looked like anything but a welcome home. Their luggage, much of it simply wrapped in a blanket and tied with a rope, was either carried or brought in local </w:t>
      </w:r>
      <w:proofErr w:type="spellStart"/>
      <w:r w:rsidRPr="000C7D2C">
        <w:rPr>
          <w:rFonts w:ascii="Times New Roman" w:hAnsi="Times New Roman"/>
          <w:sz w:val="24"/>
          <w:szCs w:val="24"/>
        </w:rPr>
        <w:t>horsedrawn</w:t>
      </w:r>
      <w:proofErr w:type="spellEnd"/>
      <w:r w:rsidRPr="000C7D2C">
        <w:rPr>
          <w:rFonts w:ascii="Times New Roman" w:hAnsi="Times New Roman"/>
          <w:sz w:val="24"/>
          <w:szCs w:val="24"/>
        </w:rPr>
        <w:t xml:space="preserve"> wagons. All were tired, hungry, and still anxious lest they had not yet actually left the Russia they feared. Among these refugees from Russia there came my good friends from Moscow,</w:t>
      </w:r>
      <w:r>
        <w:rPr>
          <w:rFonts w:ascii="Times New Roman" w:hAnsi="Times New Roman"/>
          <w:sz w:val="24"/>
          <w:szCs w:val="24"/>
        </w:rPr>
        <w:t xml:space="preserve"> Mme. </w:t>
      </w:r>
      <w:r w:rsidRPr="000C7D2C">
        <w:rPr>
          <w:rFonts w:ascii="Times New Roman" w:hAnsi="Times New Roman"/>
          <w:sz w:val="24"/>
          <w:szCs w:val="24"/>
        </w:rPr>
        <w:t>Alexand</w:t>
      </w:r>
      <w:r>
        <w:rPr>
          <w:rFonts w:ascii="Times New Roman" w:hAnsi="Times New Roman"/>
          <w:sz w:val="24"/>
          <w:szCs w:val="24"/>
        </w:rPr>
        <w:t xml:space="preserve">ra </w:t>
      </w:r>
      <w:proofErr w:type="spellStart"/>
      <w:r>
        <w:rPr>
          <w:rFonts w:ascii="Times New Roman" w:hAnsi="Times New Roman"/>
          <w:sz w:val="24"/>
          <w:szCs w:val="24"/>
        </w:rPr>
        <w:t>S</w:t>
      </w:r>
      <w:r w:rsidRPr="000C7D2C">
        <w:rPr>
          <w:rFonts w:ascii="Times New Roman" w:hAnsi="Times New Roman"/>
          <w:sz w:val="24"/>
          <w:szCs w:val="24"/>
        </w:rPr>
        <w:t>hidlovsky</w:t>
      </w:r>
      <w:proofErr w:type="spellEnd"/>
      <w:r w:rsidRPr="000C7D2C">
        <w:rPr>
          <w:rFonts w:ascii="Times New Roman" w:hAnsi="Times New Roman"/>
          <w:sz w:val="24"/>
          <w:szCs w:val="24"/>
        </w:rPr>
        <w:t xml:space="preserve"> and her daughter Sophie</w:t>
      </w:r>
      <w:r>
        <w:rPr>
          <w:rFonts w:ascii="Times New Roman" w:hAnsi="Times New Roman"/>
          <w:sz w:val="24"/>
          <w:szCs w:val="24"/>
        </w:rPr>
        <w:t>.</w:t>
      </w:r>
      <w:r w:rsidR="00A51F85">
        <w:rPr>
          <w:rStyle w:val="FootnoteReference"/>
          <w:rFonts w:ascii="Times New Roman" w:hAnsi="Times New Roman"/>
          <w:sz w:val="24"/>
          <w:szCs w:val="24"/>
        </w:rPr>
        <w:footnoteReference w:id="8"/>
      </w:r>
      <w:r>
        <w:rPr>
          <w:rFonts w:ascii="Times New Roman" w:hAnsi="Times New Roman"/>
          <w:sz w:val="24"/>
          <w:szCs w:val="24"/>
        </w:rPr>
        <w:t xml:space="preserve"> </w:t>
      </w:r>
    </w:p>
    <w:p w14:paraId="06825283" w14:textId="77777777" w:rsidR="00FC2551" w:rsidRDefault="00FC2551" w:rsidP="004F6144">
      <w:pPr>
        <w:pStyle w:val="FootnoteText"/>
        <w:ind w:left="720"/>
        <w:rPr>
          <w:rFonts w:ascii="Times New Roman" w:hAnsi="Times New Roman"/>
          <w:sz w:val="24"/>
          <w:szCs w:val="24"/>
        </w:rPr>
      </w:pPr>
    </w:p>
    <w:p w14:paraId="727C297B" w14:textId="473953A5" w:rsidR="004F6144" w:rsidRDefault="00310956" w:rsidP="00FC2551">
      <w:pPr>
        <w:pStyle w:val="FootnoteText"/>
        <w:spacing w:line="480" w:lineRule="auto"/>
        <w:contextualSpacing/>
        <w:rPr>
          <w:rFonts w:ascii="Times New Roman" w:hAnsi="Times New Roman"/>
          <w:sz w:val="24"/>
          <w:szCs w:val="24"/>
        </w:rPr>
      </w:pPr>
      <w:r>
        <w:rPr>
          <w:rFonts w:ascii="Times New Roman" w:hAnsi="Times New Roman"/>
          <w:sz w:val="24"/>
          <w:szCs w:val="24"/>
        </w:rPr>
        <w:t>T</w:t>
      </w:r>
      <w:r w:rsidR="00A51F85">
        <w:rPr>
          <w:rFonts w:ascii="Times New Roman" w:hAnsi="Times New Roman"/>
          <w:sz w:val="24"/>
          <w:szCs w:val="24"/>
        </w:rPr>
        <w:t xml:space="preserve">hese two women were </w:t>
      </w:r>
      <w:r>
        <w:rPr>
          <w:rFonts w:ascii="Times New Roman" w:hAnsi="Times New Roman"/>
          <w:sz w:val="24"/>
          <w:szCs w:val="24"/>
        </w:rPr>
        <w:t xml:space="preserve">the wife and daughter of Sergius </w:t>
      </w:r>
      <w:proofErr w:type="spellStart"/>
      <w:r>
        <w:rPr>
          <w:rFonts w:ascii="Times New Roman" w:hAnsi="Times New Roman"/>
          <w:sz w:val="24"/>
          <w:szCs w:val="24"/>
        </w:rPr>
        <w:t>Shidlovsky</w:t>
      </w:r>
      <w:proofErr w:type="spellEnd"/>
      <w:r>
        <w:rPr>
          <w:rFonts w:ascii="Times New Roman" w:hAnsi="Times New Roman"/>
          <w:sz w:val="24"/>
          <w:szCs w:val="24"/>
        </w:rPr>
        <w:t xml:space="preserve">, who had been </w:t>
      </w:r>
      <w:r w:rsidRPr="000C7D2C">
        <w:rPr>
          <w:rFonts w:ascii="Times New Roman" w:hAnsi="Times New Roman"/>
          <w:sz w:val="24"/>
          <w:szCs w:val="24"/>
        </w:rPr>
        <w:t>vice president of the</w:t>
      </w:r>
      <w:r w:rsidR="00CA632D">
        <w:rPr>
          <w:rFonts w:ascii="Times New Roman" w:hAnsi="Times New Roman"/>
          <w:sz w:val="24"/>
          <w:szCs w:val="24"/>
        </w:rPr>
        <w:t xml:space="preserve"> </w:t>
      </w:r>
      <w:r w:rsidRPr="000C7D2C">
        <w:rPr>
          <w:rFonts w:ascii="Times New Roman" w:hAnsi="Times New Roman"/>
          <w:sz w:val="24"/>
          <w:szCs w:val="24"/>
        </w:rPr>
        <w:t>Duma</w:t>
      </w:r>
      <w:r>
        <w:rPr>
          <w:rFonts w:ascii="Times New Roman" w:hAnsi="Times New Roman"/>
          <w:sz w:val="24"/>
          <w:szCs w:val="24"/>
        </w:rPr>
        <w:t>.</w:t>
      </w:r>
      <w:r w:rsidR="00A51F85">
        <w:rPr>
          <w:rStyle w:val="FootnoteReference"/>
          <w:rFonts w:ascii="Times New Roman" w:hAnsi="Times New Roman"/>
          <w:sz w:val="24"/>
          <w:szCs w:val="24"/>
        </w:rPr>
        <w:footnoteReference w:id="9"/>
      </w:r>
      <w:r>
        <w:rPr>
          <w:rFonts w:ascii="Times New Roman" w:hAnsi="Times New Roman"/>
          <w:sz w:val="24"/>
          <w:szCs w:val="24"/>
        </w:rPr>
        <w:t xml:space="preserve"> </w:t>
      </w:r>
    </w:p>
    <w:p w14:paraId="7D4AA918" w14:textId="10E412F3" w:rsidR="00A23B3C" w:rsidRPr="00DC462E" w:rsidRDefault="00A23B3C" w:rsidP="00A23B3C">
      <w:pPr>
        <w:rPr>
          <w:rFonts w:ascii="Times New Roman" w:hAnsi="Times New Roman" w:cs="Times New Roman"/>
          <w:b/>
          <w:bCs/>
        </w:rPr>
      </w:pPr>
      <w:r w:rsidRPr="00DC462E">
        <w:rPr>
          <w:rFonts w:ascii="Times New Roman" w:hAnsi="Times New Roman" w:cs="Times New Roman"/>
          <w:b/>
          <w:bCs/>
        </w:rPr>
        <w:t>Work in Berlin, 1920</w:t>
      </w:r>
      <w:r w:rsidR="00066255">
        <w:rPr>
          <w:rFonts w:ascii="Times New Roman" w:hAnsi="Times New Roman" w:cs="Times New Roman"/>
          <w:b/>
          <w:bCs/>
        </w:rPr>
        <w:t>–</w:t>
      </w:r>
      <w:r w:rsidRPr="00DC462E">
        <w:rPr>
          <w:rFonts w:ascii="Times New Roman" w:hAnsi="Times New Roman" w:cs="Times New Roman"/>
          <w:b/>
          <w:bCs/>
        </w:rPr>
        <w:t>1924</w:t>
      </w:r>
    </w:p>
    <w:p w14:paraId="38C38CD4" w14:textId="77777777" w:rsidR="00A23B3C" w:rsidRPr="00A23B3C" w:rsidRDefault="00A23B3C" w:rsidP="00A23B3C">
      <w:pPr>
        <w:rPr>
          <w:rFonts w:ascii="Times New Roman" w:hAnsi="Times New Roman" w:cs="Times New Roman"/>
          <w:b/>
          <w:bCs/>
          <w:i/>
          <w:iCs/>
        </w:rPr>
      </w:pPr>
    </w:p>
    <w:p w14:paraId="63C92BA1" w14:textId="1178AB35" w:rsidR="00A51F85" w:rsidRDefault="00144D44" w:rsidP="00D21842">
      <w:pPr>
        <w:spacing w:line="480" w:lineRule="auto"/>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Anderson </w:t>
      </w:r>
      <w:r w:rsidR="00A51F85">
        <w:rPr>
          <w:rFonts w:ascii="Times New Roman" w:eastAsia="Times New Roman" w:hAnsi="Times New Roman" w:cs="Times New Roman"/>
          <w:color w:val="000000" w:themeColor="text1"/>
        </w:rPr>
        <w:t xml:space="preserve">set up a headquarters for service to refugees in Berlin in a large </w:t>
      </w:r>
      <w:r>
        <w:rPr>
          <w:rFonts w:ascii="Times New Roman" w:eastAsia="Times New Roman" w:hAnsi="Times New Roman" w:cs="Times New Roman"/>
          <w:color w:val="000000" w:themeColor="text1"/>
        </w:rPr>
        <w:t>apartment</w:t>
      </w:r>
      <w:r w:rsidR="00A51F85">
        <w:rPr>
          <w:rFonts w:ascii="Times New Roman" w:eastAsia="Times New Roman" w:hAnsi="Times New Roman" w:cs="Times New Roman"/>
          <w:color w:val="000000" w:themeColor="text1"/>
        </w:rPr>
        <w:t xml:space="preserve"> at 51 </w:t>
      </w:r>
      <w:proofErr w:type="spellStart"/>
      <w:r w:rsidR="00A51F85">
        <w:rPr>
          <w:rFonts w:ascii="Times New Roman" w:eastAsia="Times New Roman" w:hAnsi="Times New Roman" w:cs="Times New Roman"/>
          <w:color w:val="000000" w:themeColor="text1"/>
        </w:rPr>
        <w:t>Kurfurstenstrasse</w:t>
      </w:r>
      <w:proofErr w:type="spellEnd"/>
      <w:r>
        <w:rPr>
          <w:rFonts w:ascii="Times New Roman" w:eastAsia="Times New Roman" w:hAnsi="Times New Roman" w:cs="Times New Roman"/>
          <w:color w:val="000000" w:themeColor="text1"/>
        </w:rPr>
        <w:t>, where he live</w:t>
      </w:r>
      <w:r w:rsidR="00A51F85">
        <w:rPr>
          <w:rFonts w:ascii="Times New Roman" w:eastAsia="Times New Roman" w:hAnsi="Times New Roman" w:cs="Times New Roman"/>
          <w:color w:val="000000" w:themeColor="text1"/>
        </w:rPr>
        <w:t xml:space="preserve">d </w:t>
      </w:r>
      <w:r>
        <w:rPr>
          <w:rFonts w:ascii="Times New Roman" w:eastAsia="Times New Roman" w:hAnsi="Times New Roman" w:cs="Times New Roman"/>
          <w:color w:val="000000" w:themeColor="text1"/>
        </w:rPr>
        <w:t xml:space="preserve">with Donald </w:t>
      </w:r>
      <w:proofErr w:type="spellStart"/>
      <w:r>
        <w:rPr>
          <w:rFonts w:ascii="Times New Roman" w:eastAsia="Times New Roman" w:hAnsi="Times New Roman" w:cs="Times New Roman"/>
          <w:color w:val="000000" w:themeColor="text1"/>
        </w:rPr>
        <w:t>Lowrie</w:t>
      </w:r>
      <w:proofErr w:type="spellEnd"/>
      <w:r>
        <w:rPr>
          <w:rFonts w:ascii="Times New Roman" w:eastAsia="Times New Roman" w:hAnsi="Times New Roman" w:cs="Times New Roman"/>
          <w:color w:val="000000" w:themeColor="text1"/>
        </w:rPr>
        <w:t xml:space="preserve"> and James Sommerville, fellow Y</w:t>
      </w:r>
      <w:r w:rsidR="00D84A34">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secretaries. They </w:t>
      </w:r>
      <w:r w:rsidR="00A51F85">
        <w:rPr>
          <w:rFonts w:ascii="Times New Roman" w:eastAsia="Times New Roman" w:hAnsi="Times New Roman" w:cs="Times New Roman"/>
          <w:color w:val="000000" w:themeColor="text1"/>
        </w:rPr>
        <w:t xml:space="preserve">were </w:t>
      </w:r>
      <w:r>
        <w:rPr>
          <w:rFonts w:ascii="Times New Roman" w:eastAsia="Times New Roman" w:hAnsi="Times New Roman" w:cs="Times New Roman"/>
          <w:color w:val="000000" w:themeColor="text1"/>
        </w:rPr>
        <w:t xml:space="preserve">joined by </w:t>
      </w:r>
      <w:r w:rsidR="002A31D0">
        <w:rPr>
          <w:rFonts w:ascii="Times New Roman" w:eastAsia="Times New Roman" w:hAnsi="Times New Roman" w:cs="Times New Roman"/>
          <w:color w:val="000000" w:themeColor="text1"/>
        </w:rPr>
        <w:t xml:space="preserve">a </w:t>
      </w:r>
      <w:r>
        <w:rPr>
          <w:rFonts w:ascii="Times New Roman" w:eastAsia="Times New Roman" w:hAnsi="Times New Roman" w:cs="Times New Roman"/>
          <w:color w:val="000000" w:themeColor="text1"/>
        </w:rPr>
        <w:t>Mr.</w:t>
      </w:r>
      <w:r w:rsidR="002A31D0">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Hillman</w:t>
      </w:r>
      <w:r w:rsidR="002A31D0">
        <w:rPr>
          <w:rFonts w:ascii="Times New Roman" w:eastAsia="Times New Roman" w:hAnsi="Times New Roman" w:cs="Times New Roman"/>
          <w:color w:val="000000" w:themeColor="text1"/>
        </w:rPr>
        <w:t xml:space="preserve">, who </w:t>
      </w:r>
      <w:r>
        <w:rPr>
          <w:rFonts w:ascii="Times New Roman" w:eastAsia="Times New Roman" w:hAnsi="Times New Roman" w:cs="Times New Roman"/>
          <w:color w:val="000000" w:themeColor="text1"/>
        </w:rPr>
        <w:t>had previously served with the Y</w:t>
      </w:r>
      <w:r w:rsidR="002561C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in Russia and France.</w:t>
      </w:r>
      <w:r w:rsidR="00A51F85">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The</w:t>
      </w:r>
      <w:r w:rsidR="00A51F85">
        <w:rPr>
          <w:rFonts w:ascii="Times New Roman" w:eastAsia="Times New Roman" w:hAnsi="Times New Roman" w:cs="Times New Roman"/>
          <w:color w:val="000000" w:themeColor="text1"/>
        </w:rPr>
        <w:t xml:space="preserve"> apartment had </w:t>
      </w:r>
      <w:r>
        <w:rPr>
          <w:rFonts w:ascii="Times New Roman" w:eastAsia="Times New Roman" w:hAnsi="Times New Roman" w:cs="Times New Roman"/>
          <w:color w:val="000000" w:themeColor="text1"/>
        </w:rPr>
        <w:t>eight rooms</w:t>
      </w:r>
      <w:r w:rsidR="00D21842">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plus kitchen and bath.</w:t>
      </w:r>
      <w:r w:rsidR="0041420C">
        <w:rPr>
          <w:rFonts w:ascii="Times New Roman" w:eastAsia="Times New Roman" w:hAnsi="Times New Roman" w:cs="Times New Roman"/>
          <w:color w:val="000000" w:themeColor="text1"/>
        </w:rPr>
        <w:t xml:space="preserve"> </w:t>
      </w:r>
      <w:r w:rsidR="00A51F85">
        <w:rPr>
          <w:rFonts w:ascii="Times New Roman" w:eastAsia="Times New Roman" w:hAnsi="Times New Roman" w:cs="Times New Roman"/>
          <w:color w:val="000000" w:themeColor="text1"/>
        </w:rPr>
        <w:t xml:space="preserve">The team divided responsibilities according to their strengths. </w:t>
      </w:r>
      <w:proofErr w:type="spellStart"/>
      <w:r>
        <w:rPr>
          <w:rFonts w:ascii="Times New Roman" w:eastAsia="Times New Roman" w:hAnsi="Times New Roman" w:cs="Times New Roman"/>
          <w:color w:val="000000" w:themeColor="text1"/>
        </w:rPr>
        <w:t>Lowrie</w:t>
      </w:r>
      <w:proofErr w:type="spellEnd"/>
      <w:r w:rsidR="00A51F85">
        <w:rPr>
          <w:rFonts w:ascii="Times New Roman" w:eastAsia="Times New Roman" w:hAnsi="Times New Roman" w:cs="Times New Roman"/>
          <w:color w:val="000000" w:themeColor="text1"/>
        </w:rPr>
        <w:t xml:space="preserve"> focused on </w:t>
      </w:r>
      <w:r>
        <w:rPr>
          <w:rFonts w:ascii="Times New Roman" w:eastAsia="Times New Roman" w:hAnsi="Times New Roman" w:cs="Times New Roman"/>
          <w:color w:val="000000" w:themeColor="text1"/>
        </w:rPr>
        <w:t>developing contacts and relationships with government officials</w:t>
      </w:r>
      <w:r w:rsidR="00A51F85">
        <w:rPr>
          <w:rFonts w:ascii="Times New Roman" w:eastAsia="Times New Roman" w:hAnsi="Times New Roman" w:cs="Times New Roman"/>
          <w:color w:val="000000" w:themeColor="text1"/>
        </w:rPr>
        <w:t xml:space="preserve">; Anderson </w:t>
      </w:r>
      <w:r>
        <w:rPr>
          <w:rFonts w:ascii="Times New Roman" w:eastAsia="Times New Roman" w:hAnsi="Times New Roman" w:cs="Times New Roman"/>
          <w:color w:val="000000" w:themeColor="text1"/>
        </w:rPr>
        <w:t xml:space="preserve">explained that </w:t>
      </w:r>
      <w:proofErr w:type="spellStart"/>
      <w:r>
        <w:rPr>
          <w:rFonts w:ascii="Times New Roman" w:eastAsia="Times New Roman" w:hAnsi="Times New Roman" w:cs="Times New Roman"/>
          <w:color w:val="000000" w:themeColor="text1"/>
        </w:rPr>
        <w:t>Lowrie</w:t>
      </w:r>
      <w:proofErr w:type="spellEnd"/>
      <w:r>
        <w:rPr>
          <w:rFonts w:ascii="Times New Roman" w:eastAsia="Times New Roman" w:hAnsi="Times New Roman" w:cs="Times New Roman"/>
          <w:color w:val="000000" w:themeColor="text1"/>
        </w:rPr>
        <w:t xml:space="preserve"> sp</w:t>
      </w:r>
      <w:r w:rsidR="0041420C">
        <w:rPr>
          <w:rFonts w:ascii="Times New Roman" w:eastAsia="Times New Roman" w:hAnsi="Times New Roman" w:cs="Times New Roman"/>
          <w:color w:val="000000" w:themeColor="text1"/>
        </w:rPr>
        <w:t xml:space="preserve">oke </w:t>
      </w:r>
      <w:r>
        <w:rPr>
          <w:rFonts w:ascii="Times New Roman" w:eastAsia="Times New Roman" w:hAnsi="Times New Roman" w:cs="Times New Roman"/>
          <w:color w:val="000000" w:themeColor="text1"/>
        </w:rPr>
        <w:t>German and Russian better than</w:t>
      </w:r>
      <w:r w:rsidR="00D21842">
        <w:rPr>
          <w:rFonts w:ascii="Times New Roman" w:eastAsia="Times New Roman" w:hAnsi="Times New Roman" w:cs="Times New Roman"/>
          <w:color w:val="000000" w:themeColor="text1"/>
        </w:rPr>
        <w:t xml:space="preserve"> he did</w:t>
      </w:r>
      <w:r>
        <w:rPr>
          <w:rFonts w:ascii="Times New Roman" w:eastAsia="Times New Roman" w:hAnsi="Times New Roman" w:cs="Times New Roman"/>
          <w:color w:val="000000" w:themeColor="text1"/>
        </w:rPr>
        <w:t xml:space="preserve"> himself and ha</w:t>
      </w:r>
      <w:r w:rsidR="0041420C">
        <w:rPr>
          <w:rFonts w:ascii="Times New Roman" w:eastAsia="Times New Roman" w:hAnsi="Times New Roman" w:cs="Times New Roman"/>
          <w:color w:val="000000" w:themeColor="text1"/>
        </w:rPr>
        <w:t xml:space="preserve">d </w:t>
      </w:r>
      <w:r>
        <w:rPr>
          <w:rFonts w:ascii="Times New Roman" w:eastAsia="Times New Roman" w:hAnsi="Times New Roman" w:cs="Times New Roman"/>
          <w:color w:val="000000" w:themeColor="text1"/>
        </w:rPr>
        <w:t>a</w:t>
      </w:r>
      <w:r w:rsidR="0041420C">
        <w:rPr>
          <w:rFonts w:ascii="Times New Roman" w:eastAsia="Times New Roman" w:hAnsi="Times New Roman" w:cs="Times New Roman"/>
          <w:color w:val="000000" w:themeColor="text1"/>
        </w:rPr>
        <w:t>n</w:t>
      </w:r>
      <w:r>
        <w:rPr>
          <w:rFonts w:ascii="Times New Roman" w:eastAsia="Times New Roman" w:hAnsi="Times New Roman" w:cs="Times New Roman"/>
          <w:color w:val="000000" w:themeColor="text1"/>
        </w:rPr>
        <w:t xml:space="preserve"> ability to connect with people in a friendly way</w:t>
      </w:r>
      <w:r w:rsidR="00E91DB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Sommerville</w:t>
      </w:r>
      <w:r w:rsidR="0041420C">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work</w:t>
      </w:r>
      <w:r w:rsidR="0041420C">
        <w:rPr>
          <w:rFonts w:ascii="Times New Roman" w:eastAsia="Times New Roman" w:hAnsi="Times New Roman" w:cs="Times New Roman"/>
          <w:color w:val="000000" w:themeColor="text1"/>
        </w:rPr>
        <w:t xml:space="preserve">ed </w:t>
      </w:r>
      <w:r>
        <w:rPr>
          <w:rFonts w:ascii="Times New Roman" w:eastAsia="Times New Roman" w:hAnsi="Times New Roman" w:cs="Times New Roman"/>
          <w:color w:val="000000" w:themeColor="text1"/>
        </w:rPr>
        <w:t xml:space="preserve">in the office, </w:t>
      </w:r>
      <w:r w:rsidR="0041420C">
        <w:rPr>
          <w:rFonts w:ascii="Times New Roman" w:eastAsia="Times New Roman" w:hAnsi="Times New Roman" w:cs="Times New Roman"/>
          <w:color w:val="000000" w:themeColor="text1"/>
        </w:rPr>
        <w:t xml:space="preserve">dealing with </w:t>
      </w:r>
      <w:r>
        <w:rPr>
          <w:rFonts w:ascii="Times New Roman" w:eastAsia="Times New Roman" w:hAnsi="Times New Roman" w:cs="Times New Roman"/>
          <w:color w:val="000000" w:themeColor="text1"/>
        </w:rPr>
        <w:t>correspondence.</w:t>
      </w:r>
      <w:r w:rsidR="0041420C">
        <w:rPr>
          <w:rFonts w:ascii="Times New Roman" w:eastAsia="Times New Roman" w:hAnsi="Times New Roman" w:cs="Times New Roman"/>
          <w:color w:val="000000" w:themeColor="text1"/>
        </w:rPr>
        <w:t xml:space="preserve"> Anderson traveled extensively, visiting camps where Russian prisoners of war and refugees ha</w:t>
      </w:r>
      <w:r w:rsidR="002A31D0">
        <w:rPr>
          <w:rFonts w:ascii="Times New Roman" w:eastAsia="Times New Roman" w:hAnsi="Times New Roman" w:cs="Times New Roman"/>
          <w:color w:val="000000" w:themeColor="text1"/>
        </w:rPr>
        <w:t xml:space="preserve">d </w:t>
      </w:r>
      <w:r w:rsidR="0041420C">
        <w:rPr>
          <w:rFonts w:ascii="Times New Roman" w:eastAsia="Times New Roman" w:hAnsi="Times New Roman" w:cs="Times New Roman"/>
          <w:color w:val="000000" w:themeColor="text1"/>
        </w:rPr>
        <w:t xml:space="preserve">been held </w:t>
      </w:r>
      <w:r>
        <w:rPr>
          <w:rFonts w:ascii="Times New Roman" w:eastAsia="Times New Roman" w:hAnsi="Times New Roman" w:cs="Times New Roman"/>
          <w:color w:val="000000" w:themeColor="text1"/>
        </w:rPr>
        <w:t>since 1914 in crowded and difficult conditions.</w:t>
      </w:r>
      <w:r w:rsidR="0041420C">
        <w:rPr>
          <w:rStyle w:val="FootnoteReference"/>
          <w:rFonts w:ascii="Times New Roman" w:eastAsia="Times New Roman" w:hAnsi="Times New Roman" w:cs="Times New Roman"/>
          <w:color w:val="000000" w:themeColor="text1"/>
        </w:rPr>
        <w:footnoteReference w:id="10"/>
      </w:r>
    </w:p>
    <w:p w14:paraId="5BF56958" w14:textId="0E125035" w:rsidR="002561CB" w:rsidRDefault="00144D44" w:rsidP="00FC2551">
      <w:pPr>
        <w:spacing w:line="480" w:lineRule="auto"/>
        <w:ind w:firstLine="720"/>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Anderson</w:t>
      </w:r>
      <w:r w:rsidR="002561CB">
        <w:rPr>
          <w:rFonts w:ascii="Times New Roman" w:eastAsia="Times New Roman" w:hAnsi="Times New Roman" w:cs="Times New Roman"/>
          <w:color w:val="000000" w:themeColor="text1"/>
        </w:rPr>
        <w:t xml:space="preserve"> invited </w:t>
      </w:r>
      <w:r>
        <w:rPr>
          <w:rFonts w:ascii="Times New Roman" w:eastAsia="Times New Roman" w:hAnsi="Times New Roman" w:cs="Times New Roman"/>
          <w:color w:val="000000" w:themeColor="text1"/>
        </w:rPr>
        <w:t xml:space="preserve">Mrs. </w:t>
      </w:r>
      <w:proofErr w:type="spellStart"/>
      <w:r>
        <w:rPr>
          <w:rFonts w:ascii="Times New Roman" w:eastAsia="Times New Roman" w:hAnsi="Times New Roman" w:cs="Times New Roman"/>
          <w:color w:val="000000" w:themeColor="text1"/>
        </w:rPr>
        <w:t>Shidlovsky</w:t>
      </w:r>
      <w:proofErr w:type="spellEnd"/>
      <w:r>
        <w:rPr>
          <w:rFonts w:ascii="Times New Roman" w:eastAsia="Times New Roman" w:hAnsi="Times New Roman" w:cs="Times New Roman"/>
          <w:color w:val="000000" w:themeColor="text1"/>
        </w:rPr>
        <w:t xml:space="preserve"> and</w:t>
      </w:r>
      <w:r w:rsidR="002561C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Sophia</w:t>
      </w:r>
      <w:r w:rsidR="002561CB">
        <w:rPr>
          <w:rFonts w:ascii="Times New Roman" w:eastAsia="Times New Roman" w:hAnsi="Times New Roman" w:cs="Times New Roman"/>
          <w:color w:val="000000" w:themeColor="text1"/>
        </w:rPr>
        <w:t xml:space="preserve"> to join the group for dinner</w:t>
      </w:r>
      <w:r w:rsidR="002A31D0">
        <w:rPr>
          <w:rFonts w:ascii="Times New Roman" w:eastAsia="Times New Roman" w:hAnsi="Times New Roman" w:cs="Times New Roman"/>
          <w:color w:val="000000" w:themeColor="text1"/>
        </w:rPr>
        <w:t xml:space="preserve"> one evening</w:t>
      </w:r>
      <w:r w:rsidR="002561CB">
        <w:rPr>
          <w:rFonts w:ascii="Times New Roman" w:eastAsia="Times New Roman" w:hAnsi="Times New Roman" w:cs="Times New Roman"/>
          <w:color w:val="000000" w:themeColor="text1"/>
        </w:rPr>
        <w:t xml:space="preserve">, after their arrival in </w:t>
      </w:r>
      <w:r>
        <w:rPr>
          <w:rFonts w:ascii="Times New Roman" w:eastAsia="Times New Roman" w:hAnsi="Times New Roman" w:cs="Times New Roman"/>
          <w:color w:val="000000" w:themeColor="text1"/>
        </w:rPr>
        <w:t>Berlin.</w:t>
      </w:r>
      <w:r w:rsidR="002561CB">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They ha</w:t>
      </w:r>
      <w:r w:rsidR="002561CB">
        <w:rPr>
          <w:rFonts w:ascii="Times New Roman" w:eastAsia="Times New Roman" w:hAnsi="Times New Roman" w:cs="Times New Roman"/>
          <w:color w:val="000000" w:themeColor="text1"/>
        </w:rPr>
        <w:t xml:space="preserve">d </w:t>
      </w:r>
      <w:r>
        <w:rPr>
          <w:rFonts w:ascii="Times New Roman" w:eastAsia="Times New Roman" w:hAnsi="Times New Roman" w:cs="Times New Roman"/>
          <w:color w:val="000000" w:themeColor="text1"/>
        </w:rPr>
        <w:t xml:space="preserve">experienced </w:t>
      </w:r>
      <w:r w:rsidR="002561CB">
        <w:rPr>
          <w:rFonts w:ascii="Times New Roman" w:eastAsia="Times New Roman" w:hAnsi="Times New Roman" w:cs="Times New Roman"/>
          <w:color w:val="000000" w:themeColor="text1"/>
        </w:rPr>
        <w:t xml:space="preserve">multiple </w:t>
      </w:r>
      <w:r>
        <w:rPr>
          <w:rFonts w:ascii="Times New Roman" w:eastAsia="Times New Roman" w:hAnsi="Times New Roman" w:cs="Times New Roman"/>
          <w:color w:val="000000" w:themeColor="text1"/>
        </w:rPr>
        <w:t>difficulties and ha</w:t>
      </w:r>
      <w:r w:rsidR="002561CB">
        <w:rPr>
          <w:rFonts w:ascii="Times New Roman" w:eastAsia="Times New Roman" w:hAnsi="Times New Roman" w:cs="Times New Roman"/>
          <w:color w:val="000000" w:themeColor="text1"/>
        </w:rPr>
        <w:t xml:space="preserve">d </w:t>
      </w:r>
      <w:r>
        <w:rPr>
          <w:rFonts w:ascii="Times New Roman" w:eastAsia="Times New Roman" w:hAnsi="Times New Roman" w:cs="Times New Roman"/>
          <w:color w:val="000000" w:themeColor="text1"/>
        </w:rPr>
        <w:t>not had enough to eat.</w:t>
      </w:r>
      <w:r w:rsidR="002561CB">
        <w:rPr>
          <w:rFonts w:ascii="Times New Roman" w:eastAsia="Times New Roman" w:hAnsi="Times New Roman" w:cs="Times New Roman"/>
          <w:color w:val="000000" w:themeColor="text1"/>
        </w:rPr>
        <w:t xml:space="preserve"> </w:t>
      </w:r>
      <w:r w:rsidR="005A418E">
        <w:rPr>
          <w:rFonts w:ascii="Times New Roman" w:eastAsia="Times New Roman" w:hAnsi="Times New Roman" w:cs="Times New Roman"/>
          <w:color w:val="000000" w:themeColor="text1"/>
        </w:rPr>
        <w:t xml:space="preserve">He </w:t>
      </w:r>
      <w:r>
        <w:rPr>
          <w:rFonts w:ascii="Times New Roman" w:eastAsia="Times New Roman" w:hAnsi="Times New Roman" w:cs="Times New Roman"/>
          <w:color w:val="000000" w:themeColor="text1"/>
        </w:rPr>
        <w:t>had</w:t>
      </w:r>
      <w:r w:rsidR="005A418E">
        <w:rPr>
          <w:rFonts w:ascii="Times New Roman" w:eastAsia="Times New Roman" w:hAnsi="Times New Roman" w:cs="Times New Roman"/>
          <w:color w:val="000000" w:themeColor="text1"/>
        </w:rPr>
        <w:t xml:space="preserve"> developed a friendship with </w:t>
      </w:r>
      <w:r w:rsidR="002C10F7">
        <w:rPr>
          <w:rFonts w:ascii="Times New Roman" w:eastAsia="Times New Roman" w:hAnsi="Times New Roman" w:cs="Times New Roman"/>
          <w:color w:val="000000" w:themeColor="text1"/>
        </w:rPr>
        <w:t xml:space="preserve">the </w:t>
      </w:r>
      <w:r>
        <w:rPr>
          <w:rFonts w:ascii="Times New Roman" w:eastAsia="Times New Roman" w:hAnsi="Times New Roman" w:cs="Times New Roman"/>
          <w:color w:val="000000" w:themeColor="text1"/>
        </w:rPr>
        <w:t xml:space="preserve">family </w:t>
      </w:r>
      <w:r w:rsidR="005A418E">
        <w:rPr>
          <w:rFonts w:ascii="Times New Roman" w:eastAsia="Times New Roman" w:hAnsi="Times New Roman" w:cs="Times New Roman"/>
          <w:color w:val="000000" w:themeColor="text1"/>
        </w:rPr>
        <w:t xml:space="preserve">during </w:t>
      </w:r>
      <w:r>
        <w:rPr>
          <w:rFonts w:ascii="Times New Roman" w:eastAsia="Times New Roman" w:hAnsi="Times New Roman" w:cs="Times New Roman"/>
          <w:color w:val="000000" w:themeColor="text1"/>
        </w:rPr>
        <w:t xml:space="preserve">his time in Moscow: </w:t>
      </w:r>
    </w:p>
    <w:p w14:paraId="0B118287" w14:textId="47CFCDDA" w:rsidR="002561CB" w:rsidRDefault="006F20D9" w:rsidP="00A2064D">
      <w:pPr>
        <w:ind w:left="720"/>
        <w:rPr>
          <w:rFonts w:ascii="Times New Roman" w:eastAsia="Times New Roman" w:hAnsi="Times New Roman" w:cs="Times New Roman"/>
          <w:b/>
          <w:bCs/>
          <w:color w:val="000000" w:themeColor="text1"/>
        </w:rPr>
      </w:pPr>
      <w:r>
        <w:rPr>
          <w:rFonts w:ascii="Times New Roman" w:eastAsia="Times New Roman" w:hAnsi="Times New Roman" w:cs="Times New Roman"/>
          <w:color w:val="000000" w:themeColor="text1"/>
        </w:rPr>
        <w:t xml:space="preserve">[Mrs. </w:t>
      </w:r>
      <w:proofErr w:type="spellStart"/>
      <w:r>
        <w:rPr>
          <w:rFonts w:ascii="Times New Roman" w:eastAsia="Times New Roman" w:hAnsi="Times New Roman" w:cs="Times New Roman"/>
          <w:color w:val="000000" w:themeColor="text1"/>
        </w:rPr>
        <w:t>Shidlovsky</w:t>
      </w:r>
      <w:proofErr w:type="spellEnd"/>
      <w:r>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 xml:space="preserve">was a great friend of all of us </w:t>
      </w:r>
      <w:r w:rsidR="00144D44">
        <w:rPr>
          <w:rFonts w:ascii="Times New Roman" w:eastAsia="Times New Roman" w:hAnsi="Times New Roman" w:cs="Times New Roman"/>
          <w:color w:val="000000" w:themeColor="text1"/>
        </w:rPr>
        <w:t xml:space="preserve">Y </w:t>
      </w:r>
      <w:r w:rsidR="00144D44" w:rsidRPr="00EF2E6E">
        <w:rPr>
          <w:rFonts w:ascii="Times New Roman" w:eastAsia="Times New Roman" w:hAnsi="Times New Roman" w:cs="Times New Roman"/>
          <w:color w:val="000000" w:themeColor="text1"/>
        </w:rPr>
        <w:t>men there, and one of her daughters, Mary, was with me when we were locked up. They were</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 xml:space="preserve">a very wealthy family and influential </w:t>
      </w:r>
      <w:r w:rsidR="00144D44">
        <w:rPr>
          <w:rFonts w:ascii="Times New Roman" w:eastAsia="Times New Roman" w:hAnsi="Times New Roman" w:cs="Times New Roman"/>
          <w:color w:val="000000" w:themeColor="text1"/>
        </w:rPr>
        <w:t xml:space="preserve">in </w:t>
      </w:r>
      <w:r w:rsidR="00144D44" w:rsidRPr="00EF2E6E">
        <w:rPr>
          <w:rFonts w:ascii="Times New Roman" w:eastAsia="Times New Roman" w:hAnsi="Times New Roman" w:cs="Times New Roman"/>
          <w:color w:val="000000" w:themeColor="text1"/>
        </w:rPr>
        <w:t xml:space="preserve">liberal political movements. Of course now they are quite stranded, but </w:t>
      </w:r>
      <w:r w:rsidR="00144D44">
        <w:rPr>
          <w:rFonts w:ascii="Times New Roman" w:eastAsia="Times New Roman" w:hAnsi="Times New Roman" w:cs="Times New Roman"/>
          <w:color w:val="000000" w:themeColor="text1"/>
        </w:rPr>
        <w:t xml:space="preserve">Mrs. </w:t>
      </w:r>
      <w:proofErr w:type="spellStart"/>
      <w:r w:rsidR="00144D44">
        <w:rPr>
          <w:rFonts w:ascii="Times New Roman" w:eastAsia="Times New Roman" w:hAnsi="Times New Roman" w:cs="Times New Roman"/>
          <w:color w:val="000000" w:themeColor="text1"/>
        </w:rPr>
        <w:t>S</w:t>
      </w:r>
      <w:r w:rsidR="00144D44" w:rsidRPr="00EF2E6E">
        <w:rPr>
          <w:rFonts w:ascii="Times New Roman" w:eastAsia="Times New Roman" w:hAnsi="Times New Roman" w:cs="Times New Roman"/>
          <w:color w:val="000000" w:themeColor="text1"/>
        </w:rPr>
        <w:t>hidlovsky</w:t>
      </w:r>
      <w:proofErr w:type="spellEnd"/>
      <w:r w:rsidR="00144D44" w:rsidRPr="00EF2E6E">
        <w:rPr>
          <w:rFonts w:ascii="Times New Roman" w:eastAsia="Times New Roman" w:hAnsi="Times New Roman" w:cs="Times New Roman"/>
          <w:color w:val="000000" w:themeColor="text1"/>
        </w:rPr>
        <w:t xml:space="preserve"> takes a very practical view of her situation and is eager to set to work</w:t>
      </w:r>
      <w:r w:rsidR="00144D44">
        <w:rPr>
          <w:rFonts w:ascii="Times New Roman" w:eastAsia="Times New Roman" w:hAnsi="Times New Roman" w:cs="Times New Roman"/>
          <w:color w:val="000000" w:themeColor="text1"/>
        </w:rPr>
        <w:t>. T</w:t>
      </w:r>
      <w:r w:rsidR="00144D44" w:rsidRPr="00EF2E6E">
        <w:rPr>
          <w:rFonts w:ascii="Times New Roman" w:eastAsia="Times New Roman" w:hAnsi="Times New Roman" w:cs="Times New Roman"/>
          <w:color w:val="000000" w:themeColor="text1"/>
        </w:rPr>
        <w:t>he unfortunate thing is that she both looks and is half</w:t>
      </w:r>
      <w:r w:rsidR="00144D44">
        <w:rPr>
          <w:rFonts w:ascii="Times New Roman" w:eastAsia="Times New Roman" w:hAnsi="Times New Roman" w:cs="Times New Roman"/>
          <w:color w:val="000000" w:themeColor="text1"/>
        </w:rPr>
        <w:t>-</w:t>
      </w:r>
      <w:r w:rsidR="00144D44" w:rsidRPr="00EF2E6E">
        <w:rPr>
          <w:rFonts w:ascii="Times New Roman" w:eastAsia="Times New Roman" w:hAnsi="Times New Roman" w:cs="Times New Roman"/>
          <w:color w:val="000000" w:themeColor="text1"/>
        </w:rPr>
        <w:t>starved</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though she does not admit it</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and Sophie</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the younger daughter who came with her</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has been quite ill</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 xml:space="preserve">partly with excitement and partly with fever and is just now getting on her feet. Except of course for the </w:t>
      </w:r>
      <w:r w:rsidR="00144D44">
        <w:rPr>
          <w:rFonts w:ascii="Times New Roman" w:eastAsia="Times New Roman" w:hAnsi="Times New Roman" w:cs="Times New Roman"/>
          <w:color w:val="000000" w:themeColor="text1"/>
        </w:rPr>
        <w:t>S</w:t>
      </w:r>
      <w:r w:rsidR="00144D44" w:rsidRPr="00EF2E6E">
        <w:rPr>
          <w:rFonts w:ascii="Times New Roman" w:eastAsia="Times New Roman" w:hAnsi="Times New Roman" w:cs="Times New Roman"/>
          <w:color w:val="000000" w:themeColor="text1"/>
        </w:rPr>
        <w:t>an</w:t>
      </w:r>
      <w:r w:rsidR="00144D44">
        <w:rPr>
          <w:rFonts w:ascii="Times New Roman" w:eastAsia="Times New Roman" w:hAnsi="Times New Roman" w:cs="Times New Roman"/>
          <w:color w:val="000000" w:themeColor="text1"/>
        </w:rPr>
        <w:t xml:space="preserve"> G</w:t>
      </w:r>
      <w:r w:rsidR="00144D44" w:rsidRPr="00EF2E6E">
        <w:rPr>
          <w:rFonts w:ascii="Times New Roman" w:eastAsia="Times New Roman" w:hAnsi="Times New Roman" w:cs="Times New Roman"/>
          <w:color w:val="000000" w:themeColor="text1"/>
        </w:rPr>
        <w:t>alli</w:t>
      </w:r>
      <w:r w:rsidR="00144D44">
        <w:rPr>
          <w:rFonts w:ascii="Times New Roman" w:eastAsia="Times New Roman" w:hAnsi="Times New Roman" w:cs="Times New Roman"/>
          <w:color w:val="000000" w:themeColor="text1"/>
        </w:rPr>
        <w:t xml:space="preserve"> </w:t>
      </w:r>
      <w:r w:rsidR="00144D44" w:rsidRPr="00EF2E6E">
        <w:rPr>
          <w:rFonts w:ascii="Times New Roman" w:eastAsia="Times New Roman" w:hAnsi="Times New Roman" w:cs="Times New Roman"/>
          <w:color w:val="000000" w:themeColor="text1"/>
        </w:rPr>
        <w:t>family, I knew them better than any others in Russia.</w:t>
      </w:r>
      <w:r w:rsidR="00A2064D">
        <w:rPr>
          <w:rStyle w:val="FootnoteReference"/>
          <w:rFonts w:ascii="Times New Roman" w:eastAsia="Times New Roman" w:hAnsi="Times New Roman" w:cs="Times New Roman"/>
          <w:color w:val="000000" w:themeColor="text1"/>
        </w:rPr>
        <w:footnoteReference w:id="11"/>
      </w:r>
      <w:r w:rsidR="00144D44" w:rsidRPr="002D28EF">
        <w:rPr>
          <w:rFonts w:ascii="Times New Roman" w:eastAsia="Times New Roman" w:hAnsi="Times New Roman" w:cs="Times New Roman"/>
          <w:b/>
          <w:bCs/>
          <w:color w:val="000000" w:themeColor="text1"/>
        </w:rPr>
        <w:t xml:space="preserve"> </w:t>
      </w:r>
    </w:p>
    <w:p w14:paraId="6FB6893F" w14:textId="77777777" w:rsidR="00FC2551" w:rsidRDefault="00FC2551" w:rsidP="00A2064D">
      <w:pPr>
        <w:ind w:left="720"/>
        <w:rPr>
          <w:rFonts w:ascii="Times New Roman" w:eastAsia="Times New Roman" w:hAnsi="Times New Roman" w:cs="Times New Roman"/>
          <w:b/>
          <w:bCs/>
          <w:color w:val="000000" w:themeColor="text1"/>
        </w:rPr>
      </w:pPr>
    </w:p>
    <w:p w14:paraId="00ADFC70" w14:textId="1114A0B4" w:rsidR="004629A2" w:rsidRPr="004629A2" w:rsidRDefault="00A51F85" w:rsidP="00FC2551">
      <w:pPr>
        <w:spacing w:line="480" w:lineRule="auto"/>
        <w:contextualSpacing/>
        <w:rPr>
          <w:rFonts w:ascii="Times New Roman" w:hAnsi="Times New Roman"/>
          <w:color w:val="000000" w:themeColor="text1"/>
        </w:rPr>
      </w:pPr>
      <w:r w:rsidRPr="000C7D2C">
        <w:rPr>
          <w:rFonts w:ascii="Times New Roman" w:hAnsi="Times New Roman"/>
        </w:rPr>
        <w:t>Sophie and her mother</w:t>
      </w:r>
      <w:r>
        <w:rPr>
          <w:rFonts w:ascii="Times New Roman" w:hAnsi="Times New Roman"/>
        </w:rPr>
        <w:t xml:space="preserve"> later </w:t>
      </w:r>
      <w:r w:rsidRPr="000C7D2C">
        <w:rPr>
          <w:rFonts w:ascii="Times New Roman" w:hAnsi="Times New Roman"/>
        </w:rPr>
        <w:t>participa</w:t>
      </w:r>
      <w:r>
        <w:rPr>
          <w:rFonts w:ascii="Times New Roman" w:hAnsi="Times New Roman"/>
        </w:rPr>
        <w:t>ted very actively in YMCA programs to serve</w:t>
      </w:r>
      <w:r w:rsidR="00DA3538">
        <w:rPr>
          <w:rFonts w:ascii="Times New Roman" w:hAnsi="Times New Roman"/>
        </w:rPr>
        <w:t xml:space="preserve"> </w:t>
      </w:r>
      <w:r w:rsidRPr="00CF0D3F">
        <w:rPr>
          <w:rFonts w:ascii="Times New Roman" w:hAnsi="Times New Roman"/>
          <w:color w:val="000000" w:themeColor="text1"/>
        </w:rPr>
        <w:t>refugees in Berlin and Paris</w:t>
      </w:r>
      <w:r w:rsidR="00CF0D3F">
        <w:rPr>
          <w:rFonts w:ascii="Times New Roman" w:hAnsi="Times New Roman"/>
          <w:color w:val="000000" w:themeColor="text1"/>
        </w:rPr>
        <w:t>.</w:t>
      </w:r>
      <w:r w:rsidR="004629A2">
        <w:rPr>
          <w:rFonts w:ascii="Times New Roman" w:hAnsi="Times New Roman"/>
          <w:color w:val="000000" w:themeColor="text1"/>
        </w:rPr>
        <w:t xml:space="preserve"> One immediate need for </w:t>
      </w:r>
      <w:r w:rsidR="00577E63" w:rsidRPr="002038F4">
        <w:rPr>
          <w:rFonts w:ascii="Times New Roman" w:hAnsi="Times New Roman" w:cs="Times New Roman"/>
        </w:rPr>
        <w:t>émigré</w:t>
      </w:r>
      <w:r w:rsidR="00577E63">
        <w:rPr>
          <w:rFonts w:ascii="Times New Roman" w:hAnsi="Times New Roman" w:cs="Times New Roman"/>
        </w:rPr>
        <w:t xml:space="preserve">s </w:t>
      </w:r>
      <w:r w:rsidR="004629A2">
        <w:rPr>
          <w:rFonts w:ascii="Times New Roman" w:hAnsi="Times New Roman"/>
          <w:color w:val="000000" w:themeColor="text1"/>
        </w:rPr>
        <w:t xml:space="preserve">was a passport, since </w:t>
      </w:r>
      <w:r w:rsidR="004629A2">
        <w:rPr>
          <w:rFonts w:ascii="Times New Roman" w:hAnsi="Times New Roman"/>
          <w:color w:val="000000"/>
        </w:rPr>
        <w:t xml:space="preserve">the Soviet government deprived them of citizenship in October 1921. </w:t>
      </w:r>
      <w:r w:rsidR="00D44C23">
        <w:rPr>
          <w:rFonts w:ascii="Times New Roman" w:hAnsi="Times New Roman"/>
          <w:color w:val="000000"/>
        </w:rPr>
        <w:t xml:space="preserve">After </w:t>
      </w:r>
      <w:r w:rsidR="004629A2">
        <w:rPr>
          <w:rFonts w:ascii="Times New Roman" w:hAnsi="Times New Roman"/>
          <w:color w:val="000000"/>
        </w:rPr>
        <w:t>1922</w:t>
      </w:r>
      <w:r w:rsidR="000C4056">
        <w:rPr>
          <w:rFonts w:ascii="Times New Roman" w:hAnsi="Times New Roman"/>
          <w:color w:val="000000"/>
        </w:rPr>
        <w:t>,</w:t>
      </w:r>
      <w:r w:rsidR="00D44C23">
        <w:rPr>
          <w:rFonts w:ascii="Times New Roman" w:hAnsi="Times New Roman"/>
          <w:color w:val="000000"/>
        </w:rPr>
        <w:t xml:space="preserve"> </w:t>
      </w:r>
      <w:r w:rsidR="00577E63" w:rsidRPr="002038F4">
        <w:rPr>
          <w:rFonts w:ascii="Times New Roman" w:hAnsi="Times New Roman" w:cs="Times New Roman"/>
        </w:rPr>
        <w:t>émigré</w:t>
      </w:r>
      <w:r w:rsidR="00577E63">
        <w:rPr>
          <w:rFonts w:ascii="Times New Roman" w:hAnsi="Times New Roman" w:cs="Times New Roman"/>
        </w:rPr>
        <w:t xml:space="preserve">s </w:t>
      </w:r>
      <w:r w:rsidR="004629A2">
        <w:rPr>
          <w:rFonts w:ascii="Times New Roman" w:hAnsi="Times New Roman"/>
          <w:color w:val="000000"/>
        </w:rPr>
        <w:t>were able to apply for a “N</w:t>
      </w:r>
      <w:r w:rsidR="004629A2" w:rsidRPr="001779B7">
        <w:rPr>
          <w:rFonts w:ascii="Times New Roman" w:hAnsi="Times New Roman"/>
          <w:color w:val="000000"/>
        </w:rPr>
        <w:t xml:space="preserve">ansen </w:t>
      </w:r>
      <w:r w:rsidR="004629A2">
        <w:rPr>
          <w:rFonts w:ascii="Times New Roman" w:hAnsi="Times New Roman"/>
          <w:color w:val="000000"/>
        </w:rPr>
        <w:t>p</w:t>
      </w:r>
      <w:r w:rsidR="004629A2" w:rsidRPr="001779B7">
        <w:rPr>
          <w:rFonts w:ascii="Times New Roman" w:hAnsi="Times New Roman"/>
          <w:color w:val="000000"/>
        </w:rPr>
        <w:t>ass</w:t>
      </w:r>
      <w:r w:rsidR="004629A2">
        <w:rPr>
          <w:rFonts w:ascii="Times New Roman" w:hAnsi="Times New Roman"/>
          <w:color w:val="000000"/>
        </w:rPr>
        <w:t>port,” a stateless person</w:t>
      </w:r>
      <w:r w:rsidR="000C4056">
        <w:rPr>
          <w:rFonts w:ascii="Times New Roman" w:hAnsi="Times New Roman"/>
          <w:color w:val="000000"/>
        </w:rPr>
        <w:t>’</w:t>
      </w:r>
      <w:r w:rsidR="00B218B3">
        <w:rPr>
          <w:rFonts w:ascii="Times New Roman" w:hAnsi="Times New Roman"/>
          <w:color w:val="000000"/>
        </w:rPr>
        <w:t>s</w:t>
      </w:r>
      <w:r w:rsidR="004629A2">
        <w:rPr>
          <w:rFonts w:ascii="Times New Roman" w:hAnsi="Times New Roman"/>
          <w:color w:val="000000"/>
        </w:rPr>
        <w:t xml:space="preserve"> passport, issued by the League of Nations Office of High Commissioner for Refugees</w:t>
      </w:r>
      <w:r w:rsidR="00D44C23">
        <w:rPr>
          <w:rFonts w:ascii="Times New Roman" w:hAnsi="Times New Roman"/>
          <w:color w:val="000000"/>
        </w:rPr>
        <w:t>; t</w:t>
      </w:r>
      <w:r w:rsidR="004629A2">
        <w:rPr>
          <w:rFonts w:ascii="Times New Roman" w:hAnsi="Times New Roman"/>
          <w:color w:val="000000"/>
        </w:rPr>
        <w:t>his allowed them to be authorized for employment.</w:t>
      </w:r>
      <w:r w:rsidR="004629A2">
        <w:rPr>
          <w:rStyle w:val="FootnoteReference"/>
          <w:rFonts w:ascii="Times New Roman" w:hAnsi="Times New Roman"/>
          <w:color w:val="000000"/>
        </w:rPr>
        <w:footnoteReference w:id="12"/>
      </w:r>
    </w:p>
    <w:p w14:paraId="0C3FED3F" w14:textId="630F464C" w:rsidR="000375B9" w:rsidRPr="00BA7687" w:rsidRDefault="00310956" w:rsidP="00FC2551">
      <w:pPr>
        <w:pStyle w:val="FootnoteText"/>
        <w:spacing w:line="480" w:lineRule="auto"/>
        <w:ind w:firstLine="720"/>
        <w:contextualSpacing/>
        <w:rPr>
          <w:rFonts w:ascii="Times New Roman" w:hAnsi="Times New Roman"/>
          <w:sz w:val="24"/>
          <w:szCs w:val="24"/>
        </w:rPr>
      </w:pPr>
      <w:r w:rsidRPr="00BA7687">
        <w:rPr>
          <w:rFonts w:ascii="Times New Roman" w:hAnsi="Times New Roman"/>
          <w:sz w:val="24"/>
          <w:szCs w:val="24"/>
        </w:rPr>
        <w:t xml:space="preserve">In </w:t>
      </w:r>
      <w:r w:rsidR="00BA7687">
        <w:rPr>
          <w:rFonts w:ascii="Times New Roman" w:hAnsi="Times New Roman"/>
          <w:sz w:val="24"/>
          <w:szCs w:val="24"/>
        </w:rPr>
        <w:t xml:space="preserve">1920 and </w:t>
      </w:r>
      <w:r w:rsidRPr="00BA7687">
        <w:rPr>
          <w:rFonts w:ascii="Times New Roman" w:hAnsi="Times New Roman"/>
          <w:sz w:val="24"/>
          <w:szCs w:val="24"/>
        </w:rPr>
        <w:t>1921</w:t>
      </w:r>
      <w:r w:rsidR="000C4056">
        <w:rPr>
          <w:rFonts w:ascii="Times New Roman" w:hAnsi="Times New Roman"/>
          <w:sz w:val="24"/>
          <w:szCs w:val="24"/>
        </w:rPr>
        <w:t>,</w:t>
      </w:r>
      <w:r w:rsidRPr="00BA7687">
        <w:rPr>
          <w:rFonts w:ascii="Times New Roman" w:hAnsi="Times New Roman"/>
          <w:sz w:val="24"/>
          <w:szCs w:val="24"/>
        </w:rPr>
        <w:t xml:space="preserve"> Anderson</w:t>
      </w:r>
      <w:r w:rsidR="00BA7687">
        <w:rPr>
          <w:rFonts w:ascii="Times New Roman" w:hAnsi="Times New Roman"/>
          <w:sz w:val="24"/>
          <w:szCs w:val="24"/>
        </w:rPr>
        <w:t xml:space="preserve"> made multiple trips to </w:t>
      </w:r>
      <w:r w:rsidR="000C4056">
        <w:rPr>
          <w:rFonts w:ascii="Times New Roman" w:hAnsi="Times New Roman"/>
          <w:sz w:val="24"/>
          <w:szCs w:val="24"/>
        </w:rPr>
        <w:t>l</w:t>
      </w:r>
      <w:r w:rsidRPr="00BA7687">
        <w:rPr>
          <w:rFonts w:ascii="Times New Roman" w:hAnsi="Times New Roman"/>
          <w:sz w:val="24"/>
          <w:szCs w:val="24"/>
        </w:rPr>
        <w:t xml:space="preserve">ocations </w:t>
      </w:r>
      <w:r w:rsidR="00C16A5E">
        <w:rPr>
          <w:rFonts w:ascii="Times New Roman" w:hAnsi="Times New Roman"/>
          <w:sz w:val="24"/>
          <w:szCs w:val="24"/>
        </w:rPr>
        <w:t>assist</w:t>
      </w:r>
      <w:r w:rsidRPr="00BA7687">
        <w:rPr>
          <w:rFonts w:ascii="Times New Roman" w:hAnsi="Times New Roman"/>
          <w:sz w:val="24"/>
          <w:szCs w:val="24"/>
        </w:rPr>
        <w:t xml:space="preserve">ed by the YMCA Russian Service, primarily camps in Poland, in order to experience the lives of men who would </w:t>
      </w:r>
      <w:r w:rsidR="00FD2972">
        <w:rPr>
          <w:rFonts w:ascii="Times New Roman" w:hAnsi="Times New Roman"/>
          <w:sz w:val="24"/>
          <w:szCs w:val="24"/>
        </w:rPr>
        <w:t xml:space="preserve">interact with </w:t>
      </w:r>
      <w:r w:rsidRPr="00BA7687">
        <w:rPr>
          <w:rFonts w:ascii="Times New Roman" w:hAnsi="Times New Roman"/>
          <w:sz w:val="24"/>
          <w:szCs w:val="24"/>
        </w:rPr>
        <w:t>the correspondence school and publishing program.</w:t>
      </w:r>
      <w:r w:rsidR="00BA7687">
        <w:rPr>
          <w:rFonts w:ascii="Times New Roman" w:hAnsi="Times New Roman"/>
          <w:sz w:val="24"/>
          <w:szCs w:val="24"/>
        </w:rPr>
        <w:t xml:space="preserve"> </w:t>
      </w:r>
      <w:r w:rsidRPr="00BA7687">
        <w:rPr>
          <w:rFonts w:ascii="Times New Roman" w:hAnsi="Times New Roman"/>
          <w:sz w:val="24"/>
          <w:szCs w:val="24"/>
        </w:rPr>
        <w:t xml:space="preserve">He </w:t>
      </w:r>
      <w:r w:rsidR="00BA7687">
        <w:rPr>
          <w:rFonts w:ascii="Times New Roman" w:hAnsi="Times New Roman"/>
          <w:sz w:val="24"/>
          <w:szCs w:val="24"/>
        </w:rPr>
        <w:t xml:space="preserve">also </w:t>
      </w:r>
      <w:r w:rsidR="00DA1B66">
        <w:rPr>
          <w:rFonts w:ascii="Times New Roman" w:hAnsi="Times New Roman"/>
          <w:sz w:val="24"/>
          <w:szCs w:val="24"/>
        </w:rPr>
        <w:t xml:space="preserve">traveled </w:t>
      </w:r>
      <w:r w:rsidRPr="00BA7687">
        <w:rPr>
          <w:rFonts w:ascii="Times New Roman" w:hAnsi="Times New Roman"/>
          <w:sz w:val="24"/>
          <w:szCs w:val="24"/>
        </w:rPr>
        <w:t xml:space="preserve">to explore regions where he hoped to provide Russian-language books; his destinations included Sofia, Kishinev, </w:t>
      </w:r>
      <w:proofErr w:type="spellStart"/>
      <w:r w:rsidRPr="00BA7687">
        <w:rPr>
          <w:rFonts w:ascii="Times New Roman" w:hAnsi="Times New Roman"/>
          <w:sz w:val="24"/>
          <w:szCs w:val="24"/>
        </w:rPr>
        <w:t>Uzh</w:t>
      </w:r>
      <w:r w:rsidR="000C4056">
        <w:rPr>
          <w:rFonts w:ascii="Times New Roman" w:hAnsi="Times New Roman"/>
          <w:sz w:val="24"/>
          <w:szCs w:val="24"/>
        </w:rPr>
        <w:t>h</w:t>
      </w:r>
      <w:r w:rsidRPr="00BA7687">
        <w:rPr>
          <w:rFonts w:ascii="Times New Roman" w:hAnsi="Times New Roman"/>
          <w:sz w:val="24"/>
          <w:szCs w:val="24"/>
        </w:rPr>
        <w:t>orod</w:t>
      </w:r>
      <w:proofErr w:type="spellEnd"/>
      <w:r w:rsidRPr="00BA7687">
        <w:rPr>
          <w:rFonts w:ascii="Times New Roman" w:hAnsi="Times New Roman"/>
          <w:sz w:val="24"/>
          <w:szCs w:val="24"/>
        </w:rPr>
        <w:t xml:space="preserve">, Warsaw, Riga, and the </w:t>
      </w:r>
      <w:proofErr w:type="spellStart"/>
      <w:r w:rsidRPr="00BA7687">
        <w:rPr>
          <w:rFonts w:ascii="Times New Roman" w:hAnsi="Times New Roman"/>
          <w:sz w:val="24"/>
          <w:szCs w:val="24"/>
        </w:rPr>
        <w:t>Pochaevo</w:t>
      </w:r>
      <w:proofErr w:type="spellEnd"/>
      <w:r w:rsidRPr="00BA7687">
        <w:rPr>
          <w:rFonts w:ascii="Times New Roman" w:hAnsi="Times New Roman"/>
          <w:sz w:val="24"/>
          <w:szCs w:val="24"/>
        </w:rPr>
        <w:t xml:space="preserve"> </w:t>
      </w:r>
      <w:proofErr w:type="spellStart"/>
      <w:r w:rsidRPr="00BA7687">
        <w:rPr>
          <w:rFonts w:ascii="Times New Roman" w:hAnsi="Times New Roman"/>
          <w:sz w:val="24"/>
          <w:szCs w:val="24"/>
        </w:rPr>
        <w:t>Lavra</w:t>
      </w:r>
      <w:proofErr w:type="spellEnd"/>
      <w:r w:rsidRPr="00BA7687">
        <w:rPr>
          <w:rFonts w:ascii="Times New Roman" w:hAnsi="Times New Roman"/>
          <w:sz w:val="24"/>
          <w:szCs w:val="24"/>
        </w:rPr>
        <w:t xml:space="preserve"> near</w:t>
      </w:r>
      <w:r w:rsidR="00C34F2F">
        <w:rPr>
          <w:rFonts w:ascii="Times New Roman" w:hAnsi="Times New Roman"/>
          <w:sz w:val="24"/>
          <w:szCs w:val="24"/>
        </w:rPr>
        <w:t xml:space="preserve"> </w:t>
      </w:r>
      <w:r w:rsidRPr="00BA7687">
        <w:rPr>
          <w:rFonts w:ascii="Times New Roman" w:hAnsi="Times New Roman"/>
          <w:sz w:val="24"/>
          <w:szCs w:val="24"/>
        </w:rPr>
        <w:t>Lvov (</w:t>
      </w:r>
      <w:proofErr w:type="spellStart"/>
      <w:r w:rsidRPr="00BA7687">
        <w:rPr>
          <w:rFonts w:ascii="Times New Roman" w:hAnsi="Times New Roman"/>
          <w:sz w:val="24"/>
          <w:szCs w:val="24"/>
        </w:rPr>
        <w:t>Lviv</w:t>
      </w:r>
      <w:proofErr w:type="spellEnd"/>
      <w:r w:rsidRPr="00BA7687">
        <w:rPr>
          <w:rFonts w:ascii="Times New Roman" w:hAnsi="Times New Roman"/>
          <w:sz w:val="24"/>
          <w:szCs w:val="24"/>
        </w:rPr>
        <w:t>).</w:t>
      </w:r>
      <w:r w:rsidR="00BA7687">
        <w:rPr>
          <w:rStyle w:val="FootnoteReference"/>
          <w:rFonts w:ascii="Times New Roman" w:hAnsi="Times New Roman"/>
          <w:sz w:val="24"/>
          <w:szCs w:val="24"/>
        </w:rPr>
        <w:footnoteReference w:id="13"/>
      </w:r>
      <w:r w:rsidR="00BA7687">
        <w:rPr>
          <w:rFonts w:ascii="Times New Roman" w:hAnsi="Times New Roman"/>
          <w:sz w:val="24"/>
          <w:szCs w:val="24"/>
        </w:rPr>
        <w:t xml:space="preserve"> </w:t>
      </w:r>
      <w:r w:rsidR="000375B9" w:rsidRPr="00BA7687">
        <w:rPr>
          <w:rFonts w:ascii="Times New Roman" w:hAnsi="Times New Roman"/>
          <w:color w:val="000000" w:themeColor="text1"/>
          <w:sz w:val="24"/>
          <w:szCs w:val="24"/>
        </w:rPr>
        <w:t xml:space="preserve">For example, in </w:t>
      </w:r>
      <w:proofErr w:type="spellStart"/>
      <w:r w:rsidR="000375B9" w:rsidRPr="00BA7687">
        <w:rPr>
          <w:rFonts w:ascii="Times New Roman" w:hAnsi="Times New Roman"/>
          <w:color w:val="000000" w:themeColor="text1"/>
          <w:sz w:val="24"/>
          <w:szCs w:val="24"/>
        </w:rPr>
        <w:t>Volumin</w:t>
      </w:r>
      <w:proofErr w:type="spellEnd"/>
      <w:r w:rsidR="00BA7687">
        <w:rPr>
          <w:rFonts w:ascii="Times New Roman" w:hAnsi="Times New Roman"/>
          <w:color w:val="000000" w:themeColor="text1"/>
          <w:sz w:val="24"/>
          <w:szCs w:val="24"/>
        </w:rPr>
        <w:t xml:space="preserve"> </w:t>
      </w:r>
      <w:r w:rsidR="001B7C18">
        <w:rPr>
          <w:rFonts w:ascii="Times New Roman" w:hAnsi="Times New Roman"/>
          <w:color w:val="000000" w:themeColor="text1"/>
          <w:sz w:val="24"/>
          <w:szCs w:val="24"/>
        </w:rPr>
        <w:t>(</w:t>
      </w:r>
      <w:proofErr w:type="spellStart"/>
      <w:r w:rsidR="001B7C18">
        <w:rPr>
          <w:rFonts w:ascii="Times New Roman" w:hAnsi="Times New Roman"/>
          <w:color w:val="000000" w:themeColor="text1"/>
          <w:sz w:val="24"/>
          <w:szCs w:val="24"/>
        </w:rPr>
        <w:t>Wolomin</w:t>
      </w:r>
      <w:proofErr w:type="spellEnd"/>
      <w:r w:rsidR="001B7C18">
        <w:rPr>
          <w:rFonts w:ascii="Times New Roman" w:hAnsi="Times New Roman"/>
          <w:color w:val="000000" w:themeColor="text1"/>
          <w:sz w:val="24"/>
          <w:szCs w:val="24"/>
        </w:rPr>
        <w:t xml:space="preserve">), </w:t>
      </w:r>
      <w:r w:rsidR="001242C3">
        <w:rPr>
          <w:rFonts w:ascii="Times New Roman" w:hAnsi="Times New Roman"/>
          <w:color w:val="000000" w:themeColor="text1"/>
          <w:sz w:val="24"/>
          <w:szCs w:val="24"/>
        </w:rPr>
        <w:t xml:space="preserve">eastern </w:t>
      </w:r>
      <w:r w:rsidR="00BA7687">
        <w:rPr>
          <w:rFonts w:ascii="Times New Roman" w:hAnsi="Times New Roman"/>
          <w:color w:val="000000" w:themeColor="text1"/>
          <w:sz w:val="24"/>
          <w:szCs w:val="24"/>
        </w:rPr>
        <w:t xml:space="preserve">Poland, </w:t>
      </w:r>
      <w:r w:rsidR="000375B9" w:rsidRPr="00BA7687">
        <w:rPr>
          <w:rFonts w:ascii="Times New Roman" w:hAnsi="Times New Roman"/>
          <w:color w:val="000000" w:themeColor="text1"/>
          <w:sz w:val="24"/>
          <w:szCs w:val="24"/>
        </w:rPr>
        <w:t>he visited a “colony” authorized by the Polish government for</w:t>
      </w:r>
      <w:r w:rsidR="00A5735D">
        <w:rPr>
          <w:rFonts w:ascii="Times New Roman" w:hAnsi="Times New Roman"/>
          <w:color w:val="000000" w:themeColor="text1"/>
          <w:sz w:val="24"/>
          <w:szCs w:val="24"/>
        </w:rPr>
        <w:t xml:space="preserve"> ninety-eight </w:t>
      </w:r>
      <w:r w:rsidR="000375B9" w:rsidRPr="00BA7687">
        <w:rPr>
          <w:rFonts w:ascii="Times New Roman" w:hAnsi="Times New Roman"/>
          <w:color w:val="000000" w:themeColor="text1"/>
          <w:sz w:val="24"/>
          <w:szCs w:val="24"/>
        </w:rPr>
        <w:t xml:space="preserve">former imperial Russian military officers. They </w:t>
      </w:r>
      <w:r w:rsidR="00BA7687">
        <w:rPr>
          <w:rFonts w:ascii="Times New Roman" w:hAnsi="Times New Roman"/>
          <w:color w:val="000000" w:themeColor="text1"/>
          <w:sz w:val="24"/>
          <w:szCs w:val="24"/>
        </w:rPr>
        <w:t>we</w:t>
      </w:r>
      <w:r w:rsidR="000375B9" w:rsidRPr="00BA7687">
        <w:rPr>
          <w:rFonts w:ascii="Times New Roman" w:hAnsi="Times New Roman"/>
          <w:color w:val="000000" w:themeColor="text1"/>
          <w:sz w:val="24"/>
          <w:szCs w:val="24"/>
        </w:rPr>
        <w:t xml:space="preserve">re organized in </w:t>
      </w:r>
      <w:r w:rsidR="000375B9" w:rsidRPr="00BA7687">
        <w:rPr>
          <w:rFonts w:ascii="Times New Roman" w:hAnsi="Times New Roman"/>
          <w:color w:val="000000" w:themeColor="text1"/>
          <w:sz w:val="24"/>
          <w:szCs w:val="24"/>
        </w:rPr>
        <w:lastRenderedPageBreak/>
        <w:t>work groups to manufacture shoes, dishes, buckets, decorative boxes, and other goods for resale</w:t>
      </w:r>
      <w:r w:rsidR="00822D9F">
        <w:rPr>
          <w:rFonts w:ascii="Times New Roman" w:hAnsi="Times New Roman"/>
          <w:color w:val="000000" w:themeColor="text1"/>
          <w:sz w:val="24"/>
          <w:szCs w:val="24"/>
        </w:rPr>
        <w:t>; t</w:t>
      </w:r>
      <w:r w:rsidR="000375B9" w:rsidRPr="00BA7687">
        <w:rPr>
          <w:rFonts w:ascii="Times New Roman" w:hAnsi="Times New Roman"/>
          <w:color w:val="000000" w:themeColor="text1"/>
          <w:sz w:val="24"/>
          <w:szCs w:val="24"/>
        </w:rPr>
        <w:t>he YMCA provided tools for this program.</w:t>
      </w:r>
      <w:r w:rsidR="00BA7687">
        <w:rPr>
          <w:rStyle w:val="FootnoteReference"/>
          <w:rFonts w:ascii="Times New Roman" w:hAnsi="Times New Roman"/>
          <w:color w:val="000000" w:themeColor="text1"/>
          <w:sz w:val="24"/>
          <w:szCs w:val="24"/>
        </w:rPr>
        <w:footnoteReference w:id="14"/>
      </w:r>
      <w:r w:rsidR="00BA7687">
        <w:rPr>
          <w:rFonts w:ascii="Times New Roman" w:hAnsi="Times New Roman"/>
          <w:color w:val="000000" w:themeColor="text1"/>
          <w:sz w:val="24"/>
          <w:szCs w:val="24"/>
        </w:rPr>
        <w:t xml:space="preserve"> </w:t>
      </w:r>
    </w:p>
    <w:p w14:paraId="3B1A85B1" w14:textId="5B60299E" w:rsidR="00310956" w:rsidRDefault="006C1B25" w:rsidP="00FC2551">
      <w:pPr>
        <w:pStyle w:val="FootnoteText"/>
        <w:spacing w:line="480" w:lineRule="auto"/>
        <w:ind w:firstLine="720"/>
        <w:contextualSpacing/>
        <w:rPr>
          <w:rFonts w:ascii="Times New Roman" w:hAnsi="Times New Roman"/>
          <w:sz w:val="24"/>
          <w:szCs w:val="24"/>
        </w:rPr>
      </w:pPr>
      <w:r>
        <w:rPr>
          <w:rFonts w:ascii="Times New Roman" w:hAnsi="Times New Roman"/>
          <w:sz w:val="24"/>
          <w:szCs w:val="24"/>
        </w:rPr>
        <w:t>During these years</w:t>
      </w:r>
      <w:r w:rsidR="000C4056">
        <w:rPr>
          <w:rFonts w:ascii="Times New Roman" w:hAnsi="Times New Roman"/>
          <w:sz w:val="24"/>
          <w:szCs w:val="24"/>
        </w:rPr>
        <w:t>,</w:t>
      </w:r>
      <w:r>
        <w:rPr>
          <w:rFonts w:ascii="Times New Roman" w:hAnsi="Times New Roman"/>
          <w:sz w:val="24"/>
          <w:szCs w:val="24"/>
        </w:rPr>
        <w:t xml:space="preserve"> s</w:t>
      </w:r>
      <w:r w:rsidR="00310956">
        <w:rPr>
          <w:rFonts w:ascii="Times New Roman" w:hAnsi="Times New Roman"/>
          <w:sz w:val="24"/>
          <w:szCs w:val="24"/>
        </w:rPr>
        <w:t xml:space="preserve">everal YMCA staff members with experience in Russia were able to work with the </w:t>
      </w:r>
      <w:r w:rsidR="00310956" w:rsidRPr="003B11EA">
        <w:rPr>
          <w:rFonts w:ascii="Times New Roman" w:hAnsi="Times New Roman"/>
          <w:color w:val="000000" w:themeColor="text1"/>
          <w:sz w:val="24"/>
          <w:szCs w:val="24"/>
        </w:rPr>
        <w:t>A</w:t>
      </w:r>
      <w:r w:rsidR="003B11EA" w:rsidRPr="003B11EA">
        <w:rPr>
          <w:rFonts w:ascii="Times New Roman" w:hAnsi="Times New Roman"/>
          <w:color w:val="000000" w:themeColor="text1"/>
          <w:sz w:val="24"/>
          <w:szCs w:val="24"/>
        </w:rPr>
        <w:t xml:space="preserve">merican </w:t>
      </w:r>
      <w:r w:rsidR="00310956" w:rsidRPr="003B11EA">
        <w:rPr>
          <w:rFonts w:ascii="Times New Roman" w:hAnsi="Times New Roman"/>
          <w:color w:val="000000" w:themeColor="text1"/>
          <w:sz w:val="24"/>
          <w:szCs w:val="24"/>
        </w:rPr>
        <w:t>R</w:t>
      </w:r>
      <w:r w:rsidR="003B11EA" w:rsidRPr="003B11EA">
        <w:rPr>
          <w:rFonts w:ascii="Times New Roman" w:hAnsi="Times New Roman"/>
          <w:color w:val="000000" w:themeColor="text1"/>
          <w:sz w:val="24"/>
          <w:szCs w:val="24"/>
        </w:rPr>
        <w:t xml:space="preserve">elief </w:t>
      </w:r>
      <w:r w:rsidR="00310956" w:rsidRPr="003B11EA">
        <w:rPr>
          <w:rFonts w:ascii="Times New Roman" w:hAnsi="Times New Roman"/>
          <w:color w:val="000000" w:themeColor="text1"/>
          <w:sz w:val="24"/>
          <w:szCs w:val="24"/>
        </w:rPr>
        <w:t>A</w:t>
      </w:r>
      <w:r w:rsidR="003B11EA" w:rsidRPr="003B11EA">
        <w:rPr>
          <w:rFonts w:ascii="Times New Roman" w:hAnsi="Times New Roman"/>
          <w:color w:val="000000" w:themeColor="text1"/>
          <w:sz w:val="24"/>
          <w:szCs w:val="24"/>
        </w:rPr>
        <w:t xml:space="preserve">dministration </w:t>
      </w:r>
      <w:r w:rsidR="00AC15D8">
        <w:rPr>
          <w:rFonts w:ascii="Times New Roman" w:hAnsi="Times New Roman"/>
          <w:color w:val="000000" w:themeColor="text1"/>
          <w:sz w:val="24"/>
          <w:szCs w:val="24"/>
        </w:rPr>
        <w:t xml:space="preserve">(ARA) </w:t>
      </w:r>
      <w:r w:rsidR="003B11EA" w:rsidRPr="003B11EA">
        <w:rPr>
          <w:rFonts w:ascii="Times New Roman" w:hAnsi="Times New Roman"/>
          <w:color w:val="000000" w:themeColor="text1"/>
          <w:sz w:val="24"/>
          <w:szCs w:val="24"/>
        </w:rPr>
        <w:t xml:space="preserve">famine relief </w:t>
      </w:r>
      <w:r w:rsidR="00310956" w:rsidRPr="003B11EA">
        <w:rPr>
          <w:rFonts w:ascii="Times New Roman" w:hAnsi="Times New Roman"/>
          <w:color w:val="000000" w:themeColor="text1"/>
          <w:sz w:val="24"/>
          <w:szCs w:val="24"/>
        </w:rPr>
        <w:t>program</w:t>
      </w:r>
      <w:r w:rsidR="003B11EA" w:rsidRPr="003B11EA">
        <w:rPr>
          <w:rFonts w:ascii="Times New Roman" w:hAnsi="Times New Roman"/>
          <w:color w:val="000000" w:themeColor="text1"/>
          <w:sz w:val="24"/>
          <w:szCs w:val="24"/>
        </w:rPr>
        <w:t xml:space="preserve"> </w:t>
      </w:r>
      <w:r w:rsidR="00310956" w:rsidRPr="003B11EA">
        <w:rPr>
          <w:rFonts w:ascii="Times New Roman" w:hAnsi="Times New Roman"/>
          <w:color w:val="000000" w:themeColor="text1"/>
          <w:sz w:val="24"/>
          <w:szCs w:val="24"/>
        </w:rPr>
        <w:t xml:space="preserve">in Soviet </w:t>
      </w:r>
      <w:r w:rsidR="00DA3538">
        <w:rPr>
          <w:rFonts w:ascii="Times New Roman" w:hAnsi="Times New Roman"/>
          <w:color w:val="000000" w:themeColor="text1"/>
          <w:sz w:val="24"/>
          <w:szCs w:val="24"/>
        </w:rPr>
        <w:t>territory</w:t>
      </w:r>
      <w:r w:rsidR="00310956" w:rsidRPr="003B11EA">
        <w:rPr>
          <w:rFonts w:ascii="Times New Roman" w:hAnsi="Times New Roman"/>
          <w:color w:val="000000" w:themeColor="text1"/>
          <w:sz w:val="24"/>
          <w:szCs w:val="24"/>
        </w:rPr>
        <w:t>:</w:t>
      </w:r>
      <w:r w:rsidR="00E91DB9">
        <w:rPr>
          <w:rFonts w:ascii="Times New Roman" w:hAnsi="Times New Roman"/>
          <w:color w:val="000000" w:themeColor="text1"/>
          <w:sz w:val="24"/>
          <w:szCs w:val="24"/>
        </w:rPr>
        <w:t xml:space="preserve"> </w:t>
      </w:r>
      <w:r w:rsidR="00312AB2">
        <w:rPr>
          <w:rFonts w:ascii="Times New Roman" w:hAnsi="Times New Roman"/>
          <w:color w:val="000000" w:themeColor="text1"/>
          <w:sz w:val="24"/>
          <w:szCs w:val="24"/>
        </w:rPr>
        <w:t xml:space="preserve">Ethan T. </w:t>
      </w:r>
      <w:r w:rsidR="00310956" w:rsidRPr="003B11EA">
        <w:rPr>
          <w:rFonts w:ascii="Times New Roman" w:hAnsi="Times New Roman"/>
          <w:color w:val="000000" w:themeColor="text1"/>
          <w:sz w:val="24"/>
          <w:szCs w:val="24"/>
        </w:rPr>
        <w:t>Colton,</w:t>
      </w:r>
      <w:r w:rsidR="00815C58">
        <w:rPr>
          <w:rFonts w:ascii="Times New Roman" w:hAnsi="Times New Roman"/>
          <w:color w:val="000000" w:themeColor="text1"/>
          <w:sz w:val="24"/>
          <w:szCs w:val="24"/>
        </w:rPr>
        <w:t xml:space="preserve"> </w:t>
      </w:r>
      <w:proofErr w:type="spellStart"/>
      <w:r w:rsidR="00310956">
        <w:rPr>
          <w:rFonts w:ascii="Times New Roman" w:hAnsi="Times New Roman"/>
          <w:sz w:val="24"/>
          <w:szCs w:val="24"/>
        </w:rPr>
        <w:t>Lowrie</w:t>
      </w:r>
      <w:proofErr w:type="spellEnd"/>
      <w:r w:rsidR="00310956">
        <w:rPr>
          <w:rFonts w:ascii="Times New Roman" w:hAnsi="Times New Roman"/>
          <w:sz w:val="24"/>
          <w:szCs w:val="24"/>
        </w:rPr>
        <w:t>,</w:t>
      </w:r>
      <w:r w:rsidR="00E91DB9">
        <w:rPr>
          <w:rFonts w:ascii="Times New Roman" w:hAnsi="Times New Roman"/>
          <w:sz w:val="24"/>
          <w:szCs w:val="24"/>
        </w:rPr>
        <w:t xml:space="preserve"> </w:t>
      </w:r>
      <w:r w:rsidR="00310956">
        <w:rPr>
          <w:rFonts w:ascii="Times New Roman" w:hAnsi="Times New Roman"/>
          <w:sz w:val="24"/>
          <w:szCs w:val="24"/>
        </w:rPr>
        <w:t xml:space="preserve">Sommerville, S. M. </w:t>
      </w:r>
      <w:proofErr w:type="spellStart"/>
      <w:r w:rsidR="00310956">
        <w:rPr>
          <w:rFonts w:ascii="Times New Roman" w:hAnsi="Times New Roman"/>
          <w:sz w:val="24"/>
          <w:szCs w:val="24"/>
        </w:rPr>
        <w:t>Keeny</w:t>
      </w:r>
      <w:proofErr w:type="spellEnd"/>
      <w:r w:rsidR="00310956">
        <w:rPr>
          <w:rFonts w:ascii="Times New Roman" w:hAnsi="Times New Roman"/>
          <w:sz w:val="24"/>
          <w:szCs w:val="24"/>
        </w:rPr>
        <w:t>,</w:t>
      </w:r>
      <w:r w:rsidR="00815C58">
        <w:rPr>
          <w:rFonts w:ascii="Times New Roman" w:hAnsi="Times New Roman"/>
          <w:sz w:val="24"/>
          <w:szCs w:val="24"/>
        </w:rPr>
        <w:t xml:space="preserve"> </w:t>
      </w:r>
      <w:r w:rsidR="00310956">
        <w:rPr>
          <w:rFonts w:ascii="Times New Roman" w:hAnsi="Times New Roman"/>
          <w:sz w:val="24"/>
          <w:szCs w:val="24"/>
        </w:rPr>
        <w:t>H. Dewey Anderson</w:t>
      </w:r>
      <w:r w:rsidR="00815C58">
        <w:rPr>
          <w:rFonts w:ascii="Times New Roman" w:hAnsi="Times New Roman"/>
          <w:sz w:val="24"/>
          <w:szCs w:val="24"/>
        </w:rPr>
        <w:t xml:space="preserve">, and </w:t>
      </w:r>
      <w:r w:rsidR="00815C58" w:rsidRPr="003B11EA">
        <w:rPr>
          <w:rFonts w:ascii="Times New Roman" w:hAnsi="Times New Roman"/>
          <w:color w:val="000000" w:themeColor="text1"/>
          <w:sz w:val="24"/>
          <w:szCs w:val="24"/>
        </w:rPr>
        <w:t xml:space="preserve">Edgar </w:t>
      </w:r>
      <w:r w:rsidR="00815C58">
        <w:rPr>
          <w:rFonts w:ascii="Times New Roman" w:hAnsi="Times New Roman"/>
          <w:sz w:val="24"/>
          <w:szCs w:val="24"/>
        </w:rPr>
        <w:t xml:space="preserve">and Stella </w:t>
      </w:r>
      <w:proofErr w:type="spellStart"/>
      <w:r w:rsidR="00815C58">
        <w:rPr>
          <w:rFonts w:ascii="Times New Roman" w:hAnsi="Times New Roman"/>
          <w:sz w:val="24"/>
          <w:szCs w:val="24"/>
        </w:rPr>
        <w:t>MacNaughten</w:t>
      </w:r>
      <w:proofErr w:type="spellEnd"/>
      <w:r w:rsidR="00815C58">
        <w:rPr>
          <w:rFonts w:ascii="Times New Roman" w:hAnsi="Times New Roman"/>
          <w:sz w:val="24"/>
          <w:szCs w:val="24"/>
        </w:rPr>
        <w:t xml:space="preserve">. </w:t>
      </w:r>
      <w:r w:rsidR="00310956">
        <w:rPr>
          <w:rFonts w:ascii="Times New Roman" w:hAnsi="Times New Roman"/>
          <w:sz w:val="24"/>
          <w:szCs w:val="24"/>
        </w:rPr>
        <w:t>Paul B. Anderson submitted an application and comp</w:t>
      </w:r>
      <w:r w:rsidR="00E30A66">
        <w:rPr>
          <w:rFonts w:ascii="Times New Roman" w:hAnsi="Times New Roman"/>
          <w:sz w:val="24"/>
          <w:szCs w:val="24"/>
        </w:rPr>
        <w:t>l</w:t>
      </w:r>
      <w:r w:rsidR="00310956">
        <w:rPr>
          <w:rFonts w:ascii="Times New Roman" w:hAnsi="Times New Roman"/>
          <w:sz w:val="24"/>
          <w:szCs w:val="24"/>
        </w:rPr>
        <w:t xml:space="preserve">eted an interview in London with Colonel Haskell, </w:t>
      </w:r>
      <w:r w:rsidR="005E3A7F">
        <w:rPr>
          <w:rFonts w:ascii="Times New Roman" w:hAnsi="Times New Roman"/>
          <w:sz w:val="24"/>
          <w:szCs w:val="24"/>
        </w:rPr>
        <w:t xml:space="preserve">a representative of ARA chairman Herbert </w:t>
      </w:r>
      <w:r w:rsidR="00310956">
        <w:rPr>
          <w:rFonts w:ascii="Times New Roman" w:hAnsi="Times New Roman"/>
          <w:sz w:val="24"/>
          <w:szCs w:val="24"/>
        </w:rPr>
        <w:t xml:space="preserve">Hoover. However, his </w:t>
      </w:r>
      <w:r w:rsidR="00F959EB">
        <w:rPr>
          <w:rFonts w:ascii="Times New Roman" w:hAnsi="Times New Roman"/>
          <w:sz w:val="24"/>
          <w:szCs w:val="24"/>
        </w:rPr>
        <w:t xml:space="preserve">visa </w:t>
      </w:r>
      <w:r w:rsidR="00310956">
        <w:rPr>
          <w:rFonts w:ascii="Times New Roman" w:hAnsi="Times New Roman"/>
          <w:sz w:val="24"/>
          <w:szCs w:val="24"/>
        </w:rPr>
        <w:t xml:space="preserve">application was denied, apparently due to his </w:t>
      </w:r>
      <w:r w:rsidR="007F446C">
        <w:rPr>
          <w:rFonts w:ascii="Times New Roman" w:hAnsi="Times New Roman"/>
          <w:sz w:val="24"/>
          <w:szCs w:val="24"/>
        </w:rPr>
        <w:t xml:space="preserve">1918 </w:t>
      </w:r>
      <w:r w:rsidR="00310956">
        <w:rPr>
          <w:rFonts w:ascii="Times New Roman" w:hAnsi="Times New Roman"/>
          <w:sz w:val="24"/>
          <w:szCs w:val="24"/>
        </w:rPr>
        <w:t xml:space="preserve">arrest and interrogation in </w:t>
      </w:r>
      <w:proofErr w:type="spellStart"/>
      <w:r w:rsidR="00310956">
        <w:rPr>
          <w:rFonts w:ascii="Times New Roman" w:hAnsi="Times New Roman"/>
          <w:sz w:val="24"/>
          <w:szCs w:val="24"/>
        </w:rPr>
        <w:t>Lub</w:t>
      </w:r>
      <w:r w:rsidR="009E3834">
        <w:rPr>
          <w:rFonts w:ascii="Times New Roman" w:hAnsi="Times New Roman"/>
          <w:sz w:val="24"/>
          <w:szCs w:val="24"/>
        </w:rPr>
        <w:t>i</w:t>
      </w:r>
      <w:r w:rsidR="00310956">
        <w:rPr>
          <w:rFonts w:ascii="Times New Roman" w:hAnsi="Times New Roman"/>
          <w:sz w:val="24"/>
          <w:szCs w:val="24"/>
        </w:rPr>
        <w:t>anka</w:t>
      </w:r>
      <w:proofErr w:type="spellEnd"/>
      <w:r w:rsidR="005E3A7F">
        <w:rPr>
          <w:rFonts w:ascii="Times New Roman" w:hAnsi="Times New Roman"/>
          <w:sz w:val="24"/>
          <w:szCs w:val="24"/>
        </w:rPr>
        <w:t xml:space="preserve">; </w:t>
      </w:r>
      <w:r w:rsidR="00310956">
        <w:rPr>
          <w:rFonts w:ascii="Times New Roman" w:hAnsi="Times New Roman"/>
          <w:sz w:val="24"/>
          <w:szCs w:val="24"/>
        </w:rPr>
        <w:t>Anderson believed he was the only Y</w:t>
      </w:r>
      <w:r w:rsidR="00D84A34">
        <w:rPr>
          <w:rFonts w:ascii="Times New Roman" w:hAnsi="Times New Roman"/>
          <w:sz w:val="24"/>
          <w:szCs w:val="24"/>
        </w:rPr>
        <w:t xml:space="preserve"> </w:t>
      </w:r>
      <w:r w:rsidR="00310956">
        <w:rPr>
          <w:rFonts w:ascii="Times New Roman" w:hAnsi="Times New Roman"/>
          <w:sz w:val="24"/>
          <w:szCs w:val="24"/>
        </w:rPr>
        <w:t>secretary rejected for ARA service.</w:t>
      </w:r>
      <w:r w:rsidR="009961AD">
        <w:rPr>
          <w:rFonts w:ascii="Times New Roman" w:hAnsi="Times New Roman"/>
          <w:sz w:val="24"/>
          <w:szCs w:val="24"/>
        </w:rPr>
        <w:t xml:space="preserve"> This program, funded by the US government, provided food during the 1921</w:t>
      </w:r>
      <w:r w:rsidR="00066255">
        <w:rPr>
          <w:rFonts w:ascii="Times New Roman" w:hAnsi="Times New Roman"/>
          <w:sz w:val="24"/>
          <w:szCs w:val="24"/>
        </w:rPr>
        <w:t>–</w:t>
      </w:r>
      <w:r w:rsidR="009961AD">
        <w:rPr>
          <w:rFonts w:ascii="Times New Roman" w:hAnsi="Times New Roman"/>
          <w:sz w:val="24"/>
          <w:szCs w:val="24"/>
        </w:rPr>
        <w:t>22 famine and saved over one million lives.</w:t>
      </w:r>
      <w:r w:rsidR="0053310B">
        <w:rPr>
          <w:rStyle w:val="FootnoteReference"/>
          <w:rFonts w:ascii="Times New Roman" w:hAnsi="Times New Roman"/>
          <w:sz w:val="24"/>
          <w:szCs w:val="24"/>
        </w:rPr>
        <w:footnoteReference w:id="15"/>
      </w:r>
      <w:r w:rsidR="00310956">
        <w:rPr>
          <w:rFonts w:ascii="Times New Roman" w:hAnsi="Times New Roman"/>
          <w:sz w:val="24"/>
          <w:szCs w:val="24"/>
        </w:rPr>
        <w:t xml:space="preserve"> </w:t>
      </w:r>
    </w:p>
    <w:p w14:paraId="168F8594" w14:textId="086298E8" w:rsidR="006A4D49" w:rsidRDefault="00D171E1" w:rsidP="00D171E1">
      <w:pPr>
        <w:spacing w:line="480" w:lineRule="auto"/>
        <w:ind w:firstLine="720"/>
        <w:contextualSpacing/>
        <w:rPr>
          <w:rFonts w:ascii="Times New Roman" w:hAnsi="Times New Roman" w:cs="Times New Roman"/>
        </w:rPr>
      </w:pPr>
      <w:r>
        <w:rPr>
          <w:rFonts w:ascii="Times New Roman" w:hAnsi="Times New Roman" w:cs="Times New Roman"/>
        </w:rPr>
        <w:t xml:space="preserve">The YMCA’s 1920s program for Russian-language publishing developed after a wartime program led by Julius Hecker. </w:t>
      </w:r>
      <w:r w:rsidR="006A4D49">
        <w:rPr>
          <w:rFonts w:ascii="Times New Roman" w:hAnsi="Times New Roman" w:cs="Times New Roman"/>
        </w:rPr>
        <w:t>He was born in St. Petersburg and received his education in the United States before his Methodist ordination. He</w:t>
      </w:r>
      <w:r>
        <w:rPr>
          <w:rFonts w:ascii="Times New Roman" w:hAnsi="Times New Roman" w:cs="Times New Roman"/>
        </w:rPr>
        <w:t xml:space="preserve">cker </w:t>
      </w:r>
      <w:r w:rsidR="006A4D49">
        <w:rPr>
          <w:rFonts w:ascii="Times New Roman" w:hAnsi="Times New Roman" w:cs="Times New Roman"/>
        </w:rPr>
        <w:t>was hired by the YMCA for work among prisoners of war</w:t>
      </w:r>
      <w:r w:rsidR="0039639F">
        <w:rPr>
          <w:rFonts w:ascii="Times New Roman" w:hAnsi="Times New Roman" w:cs="Times New Roman"/>
        </w:rPr>
        <w:t>,</w:t>
      </w:r>
      <w:r w:rsidR="006A4D49">
        <w:rPr>
          <w:rFonts w:ascii="Times New Roman" w:hAnsi="Times New Roman" w:cs="Times New Roman"/>
        </w:rPr>
        <w:t xml:space="preserve"> </w:t>
      </w:r>
      <w:r w:rsidR="00D024A9">
        <w:rPr>
          <w:rFonts w:ascii="Times New Roman" w:hAnsi="Times New Roman" w:cs="Times New Roman"/>
        </w:rPr>
        <w:t xml:space="preserve">which included </w:t>
      </w:r>
      <w:r w:rsidR="006A4D49">
        <w:rPr>
          <w:rFonts w:ascii="Times New Roman" w:hAnsi="Times New Roman" w:cs="Times New Roman"/>
        </w:rPr>
        <w:t xml:space="preserve">literacy courses among Russians held in Austro-Hungarian camps and </w:t>
      </w:r>
      <w:r w:rsidR="00D024A9">
        <w:rPr>
          <w:rFonts w:ascii="Times New Roman" w:hAnsi="Times New Roman" w:cs="Times New Roman"/>
        </w:rPr>
        <w:t xml:space="preserve">the </w:t>
      </w:r>
      <w:r w:rsidR="006A4D49">
        <w:rPr>
          <w:rFonts w:ascii="Times New Roman" w:hAnsi="Times New Roman" w:cs="Times New Roman"/>
        </w:rPr>
        <w:t>develop</w:t>
      </w:r>
      <w:r w:rsidR="00D024A9">
        <w:rPr>
          <w:rFonts w:ascii="Times New Roman" w:hAnsi="Times New Roman" w:cs="Times New Roman"/>
        </w:rPr>
        <w:t xml:space="preserve">ment of </w:t>
      </w:r>
      <w:r w:rsidR="006A4D49">
        <w:rPr>
          <w:rFonts w:ascii="Times New Roman" w:hAnsi="Times New Roman" w:cs="Times New Roman"/>
        </w:rPr>
        <w:t>educational textbooks. Hecker also connected with</w:t>
      </w:r>
      <w:r w:rsidR="00DA3538">
        <w:rPr>
          <w:rFonts w:ascii="Times New Roman" w:hAnsi="Times New Roman" w:cs="Times New Roman"/>
        </w:rPr>
        <w:t xml:space="preserve"> </w:t>
      </w:r>
      <w:r w:rsidR="00F43D35" w:rsidRPr="002038F4">
        <w:rPr>
          <w:rFonts w:ascii="Times New Roman" w:hAnsi="Times New Roman" w:cs="Times New Roman"/>
        </w:rPr>
        <w:t>émigré</w:t>
      </w:r>
      <w:r w:rsidR="00F43D35">
        <w:rPr>
          <w:rFonts w:ascii="Times New Roman" w:hAnsi="Times New Roman" w:cs="Times New Roman"/>
        </w:rPr>
        <w:t>s</w:t>
      </w:r>
      <w:r w:rsidR="00F43D35" w:rsidRPr="002038F4">
        <w:rPr>
          <w:rFonts w:ascii="Times New Roman" w:hAnsi="Times New Roman" w:cs="Times New Roman"/>
        </w:rPr>
        <w:t xml:space="preserve"> </w:t>
      </w:r>
      <w:r w:rsidR="006A4D49">
        <w:rPr>
          <w:rFonts w:ascii="Times New Roman" w:hAnsi="Times New Roman" w:cs="Times New Roman"/>
        </w:rPr>
        <w:t xml:space="preserve">in Switzerland and developed a plan for a publishing program </w:t>
      </w:r>
      <w:r w:rsidR="0039639F">
        <w:rPr>
          <w:rFonts w:ascii="Times New Roman" w:hAnsi="Times New Roman" w:cs="Times New Roman"/>
        </w:rPr>
        <w:t>that</w:t>
      </w:r>
      <w:r w:rsidR="006A4D49">
        <w:rPr>
          <w:rFonts w:ascii="Times New Roman" w:hAnsi="Times New Roman" w:cs="Times New Roman"/>
        </w:rPr>
        <w:t xml:space="preserve"> could encourage adult education </w:t>
      </w:r>
      <w:r w:rsidR="006A4D49">
        <w:rPr>
          <w:rFonts w:ascii="Times New Roman" w:hAnsi="Times New Roman" w:cs="Times New Roman"/>
        </w:rPr>
        <w:lastRenderedPageBreak/>
        <w:t>more broadly. He organized the translation of books by</w:t>
      </w:r>
      <w:r w:rsidR="002A31D0">
        <w:rPr>
          <w:rFonts w:ascii="Times New Roman" w:hAnsi="Times New Roman" w:cs="Times New Roman"/>
        </w:rPr>
        <w:t xml:space="preserve"> </w:t>
      </w:r>
      <w:r w:rsidR="006A4D49">
        <w:rPr>
          <w:rFonts w:ascii="Times New Roman" w:hAnsi="Times New Roman" w:cs="Times New Roman"/>
        </w:rPr>
        <w:t>US Protestant pastor Harry Emerson Fosdick and</w:t>
      </w:r>
      <w:r w:rsidR="002A31D0">
        <w:rPr>
          <w:rFonts w:ascii="Times New Roman" w:hAnsi="Times New Roman" w:cs="Times New Roman"/>
        </w:rPr>
        <w:t xml:space="preserve"> planned to distribute the works of </w:t>
      </w:r>
      <w:r w:rsidR="006A4D49">
        <w:rPr>
          <w:rFonts w:ascii="Times New Roman" w:hAnsi="Times New Roman" w:cs="Times New Roman"/>
        </w:rPr>
        <w:t xml:space="preserve">popular science author Nikolai </w:t>
      </w:r>
      <w:proofErr w:type="spellStart"/>
      <w:r w:rsidR="006A4D49">
        <w:rPr>
          <w:rFonts w:ascii="Times New Roman" w:hAnsi="Times New Roman" w:cs="Times New Roman"/>
        </w:rPr>
        <w:t>Aleksandrovich</w:t>
      </w:r>
      <w:proofErr w:type="spellEnd"/>
      <w:r w:rsidR="006A4D49">
        <w:rPr>
          <w:rFonts w:ascii="Times New Roman" w:hAnsi="Times New Roman" w:cs="Times New Roman"/>
        </w:rPr>
        <w:t xml:space="preserve"> </w:t>
      </w:r>
      <w:proofErr w:type="spellStart"/>
      <w:r w:rsidR="006A4D49">
        <w:rPr>
          <w:rFonts w:ascii="Times New Roman" w:hAnsi="Times New Roman" w:cs="Times New Roman"/>
        </w:rPr>
        <w:t>Rubakin</w:t>
      </w:r>
      <w:proofErr w:type="spellEnd"/>
      <w:r w:rsidR="006A4D49">
        <w:rPr>
          <w:rFonts w:ascii="Times New Roman" w:hAnsi="Times New Roman" w:cs="Times New Roman"/>
        </w:rPr>
        <w:t>.</w:t>
      </w:r>
      <w:r w:rsidR="00857E3D">
        <w:rPr>
          <w:rStyle w:val="FootnoteReference"/>
          <w:rFonts w:ascii="Times New Roman" w:hAnsi="Times New Roman" w:cs="Times New Roman"/>
        </w:rPr>
        <w:footnoteReference w:id="16"/>
      </w:r>
      <w:r w:rsidR="00857E3D">
        <w:rPr>
          <w:rFonts w:ascii="Times New Roman" w:hAnsi="Times New Roman" w:cs="Times New Roman"/>
        </w:rPr>
        <w:t xml:space="preserve"> </w:t>
      </w:r>
      <w:r w:rsidR="006A4D49">
        <w:rPr>
          <w:rFonts w:ascii="Times New Roman" w:hAnsi="Times New Roman" w:cs="Times New Roman"/>
        </w:rPr>
        <w:t>These books were published in Geneva with the imprint World Alliance YMCA, and Hecker expanded his vision for Russian adult education. Many Russians and Y</w:t>
      </w:r>
      <w:r w:rsidR="00D84A34">
        <w:rPr>
          <w:rFonts w:ascii="Times New Roman" w:hAnsi="Times New Roman" w:cs="Times New Roman"/>
        </w:rPr>
        <w:t xml:space="preserve"> </w:t>
      </w:r>
      <w:r w:rsidR="006A4D49">
        <w:rPr>
          <w:rFonts w:ascii="Times New Roman" w:hAnsi="Times New Roman" w:cs="Times New Roman"/>
        </w:rPr>
        <w:t>leaders supported his work, but eventually he faced strong resistance due to the theological liberalism presented in several works and his radical political views</w:t>
      </w:r>
      <w:r w:rsidR="000928FA">
        <w:rPr>
          <w:rFonts w:ascii="Times New Roman" w:hAnsi="Times New Roman" w:cs="Times New Roman"/>
        </w:rPr>
        <w:t xml:space="preserve">; </w:t>
      </w:r>
      <w:r w:rsidR="006A4D49">
        <w:rPr>
          <w:rFonts w:ascii="Times New Roman" w:hAnsi="Times New Roman" w:cs="Times New Roman"/>
        </w:rPr>
        <w:t xml:space="preserve">Hecker was required to resign from the </w:t>
      </w:r>
      <w:r w:rsidR="00D84A34">
        <w:rPr>
          <w:rFonts w:ascii="Times New Roman" w:hAnsi="Times New Roman" w:cs="Times New Roman"/>
        </w:rPr>
        <w:t>Association</w:t>
      </w:r>
      <w:r w:rsidR="006A4D49">
        <w:rPr>
          <w:rFonts w:ascii="Times New Roman" w:hAnsi="Times New Roman" w:cs="Times New Roman"/>
        </w:rPr>
        <w:t>. Hecker and Anderson talked about the program and its possibilities, and eventually</w:t>
      </w:r>
      <w:r w:rsidR="0039639F">
        <w:rPr>
          <w:rFonts w:ascii="Times New Roman" w:hAnsi="Times New Roman" w:cs="Times New Roman"/>
        </w:rPr>
        <w:t>,</w:t>
      </w:r>
      <w:r w:rsidR="006A4D49">
        <w:rPr>
          <w:rFonts w:ascii="Times New Roman" w:hAnsi="Times New Roman" w:cs="Times New Roman"/>
        </w:rPr>
        <w:t xml:space="preserve"> </w:t>
      </w:r>
      <w:r w:rsidR="004545BC">
        <w:rPr>
          <w:rFonts w:ascii="Times New Roman" w:hAnsi="Times New Roman" w:cs="Times New Roman"/>
        </w:rPr>
        <w:t xml:space="preserve">Paul </w:t>
      </w:r>
      <w:r w:rsidR="006A4D49">
        <w:rPr>
          <w:rFonts w:ascii="Times New Roman" w:hAnsi="Times New Roman" w:cs="Times New Roman"/>
        </w:rPr>
        <w:t>was a</w:t>
      </w:r>
      <w:r w:rsidR="00FD2972">
        <w:rPr>
          <w:rFonts w:ascii="Times New Roman" w:hAnsi="Times New Roman" w:cs="Times New Roman"/>
        </w:rPr>
        <w:t>ppoint</w:t>
      </w:r>
      <w:r w:rsidR="006A4D49">
        <w:rPr>
          <w:rFonts w:ascii="Times New Roman" w:hAnsi="Times New Roman" w:cs="Times New Roman"/>
        </w:rPr>
        <w:t>ed to continue the project.</w:t>
      </w:r>
      <w:r w:rsidR="00857E3D">
        <w:rPr>
          <w:rStyle w:val="FootnoteReference"/>
          <w:rFonts w:ascii="Times New Roman" w:hAnsi="Times New Roman" w:cs="Times New Roman"/>
        </w:rPr>
        <w:footnoteReference w:id="17"/>
      </w:r>
      <w:r w:rsidR="006A4D49">
        <w:rPr>
          <w:rFonts w:ascii="Times New Roman" w:hAnsi="Times New Roman" w:cs="Times New Roman"/>
        </w:rPr>
        <w:t xml:space="preserve"> </w:t>
      </w:r>
    </w:p>
    <w:p w14:paraId="2F8B96A7" w14:textId="7783BCCB" w:rsidR="00310956" w:rsidRDefault="00310956" w:rsidP="00FC2551">
      <w:pPr>
        <w:pStyle w:val="FootnoteText"/>
        <w:spacing w:line="480" w:lineRule="auto"/>
        <w:ind w:firstLine="720"/>
        <w:contextualSpacing/>
        <w:rPr>
          <w:rFonts w:ascii="Times New Roman" w:hAnsi="Times New Roman"/>
          <w:sz w:val="24"/>
          <w:szCs w:val="24"/>
        </w:rPr>
      </w:pPr>
      <w:r>
        <w:rPr>
          <w:rFonts w:ascii="Times New Roman" w:hAnsi="Times New Roman"/>
          <w:sz w:val="24"/>
          <w:szCs w:val="24"/>
        </w:rPr>
        <w:t xml:space="preserve">The YMCA books published under Hecker’s leadership were not widely distributed, and many books were placed in a warehouse. However, several copies of these books were received by leaders of </w:t>
      </w:r>
      <w:r w:rsidRPr="00430C4A">
        <w:rPr>
          <w:rFonts w:ascii="Times New Roman" w:hAnsi="Times New Roman"/>
          <w:i/>
          <w:iCs/>
          <w:sz w:val="24"/>
          <w:szCs w:val="24"/>
        </w:rPr>
        <w:t xml:space="preserve">Licht dem </w:t>
      </w:r>
      <w:proofErr w:type="spellStart"/>
      <w:r w:rsidRPr="00430C4A">
        <w:rPr>
          <w:rFonts w:ascii="Times New Roman" w:hAnsi="Times New Roman"/>
          <w:i/>
          <w:iCs/>
          <w:sz w:val="24"/>
          <w:szCs w:val="24"/>
        </w:rPr>
        <w:t>Osten</w:t>
      </w:r>
      <w:proofErr w:type="spellEnd"/>
      <w:r>
        <w:rPr>
          <w:rFonts w:ascii="Times New Roman" w:hAnsi="Times New Roman"/>
          <w:sz w:val="24"/>
          <w:szCs w:val="24"/>
        </w:rPr>
        <w:t xml:space="preserve"> (Light to the East), a German-Russian Protestant missionary organization. These leaders were very critical of the views promoted in the books, so they contacted</w:t>
      </w:r>
      <w:r w:rsidR="009E1D09">
        <w:rPr>
          <w:rFonts w:ascii="Times New Roman" w:hAnsi="Times New Roman"/>
          <w:sz w:val="24"/>
          <w:szCs w:val="24"/>
        </w:rPr>
        <w:t xml:space="preserve"> </w:t>
      </w:r>
      <w:r>
        <w:rPr>
          <w:rFonts w:ascii="Times New Roman" w:hAnsi="Times New Roman"/>
          <w:sz w:val="24"/>
          <w:szCs w:val="24"/>
        </w:rPr>
        <w:t>Mott</w:t>
      </w:r>
      <w:r w:rsidR="009E1D09">
        <w:rPr>
          <w:rFonts w:ascii="Times New Roman" w:hAnsi="Times New Roman"/>
          <w:sz w:val="24"/>
          <w:szCs w:val="24"/>
        </w:rPr>
        <w:t xml:space="preserve">; </w:t>
      </w:r>
      <w:r>
        <w:rPr>
          <w:rFonts w:ascii="Times New Roman" w:hAnsi="Times New Roman"/>
          <w:sz w:val="24"/>
          <w:szCs w:val="24"/>
        </w:rPr>
        <w:t>Anderson</w:t>
      </w:r>
      <w:r w:rsidR="009E1D09">
        <w:rPr>
          <w:rFonts w:ascii="Times New Roman" w:hAnsi="Times New Roman"/>
          <w:sz w:val="24"/>
          <w:szCs w:val="24"/>
        </w:rPr>
        <w:t xml:space="preserve">’s mentor told him </w:t>
      </w:r>
      <w:r>
        <w:rPr>
          <w:rFonts w:ascii="Times New Roman" w:hAnsi="Times New Roman"/>
          <w:sz w:val="24"/>
          <w:szCs w:val="24"/>
        </w:rPr>
        <w:t>to stop the production and distribution of these books, and he complied.</w:t>
      </w:r>
      <w:r w:rsidR="00857E3D">
        <w:rPr>
          <w:rStyle w:val="FootnoteReference"/>
          <w:rFonts w:ascii="Times New Roman" w:hAnsi="Times New Roman"/>
          <w:sz w:val="24"/>
          <w:szCs w:val="24"/>
        </w:rPr>
        <w:footnoteReference w:id="18"/>
      </w:r>
      <w:r w:rsidR="00857E3D">
        <w:rPr>
          <w:rFonts w:ascii="Times New Roman" w:hAnsi="Times New Roman"/>
          <w:sz w:val="24"/>
          <w:szCs w:val="24"/>
        </w:rPr>
        <w:t xml:space="preserve"> </w:t>
      </w:r>
      <w:r w:rsidR="004545BC">
        <w:rPr>
          <w:rFonts w:ascii="Times New Roman" w:hAnsi="Times New Roman"/>
          <w:sz w:val="24"/>
          <w:szCs w:val="24"/>
        </w:rPr>
        <w:t xml:space="preserve">He </w:t>
      </w:r>
      <w:r>
        <w:rPr>
          <w:rFonts w:ascii="Times New Roman" w:hAnsi="Times New Roman"/>
          <w:sz w:val="24"/>
          <w:szCs w:val="24"/>
        </w:rPr>
        <w:t>discussed the situation with his YMCA coworkers. Personally, he understood that the content of the books might offend many</w:t>
      </w:r>
      <w:r w:rsidR="00DA3538">
        <w:rPr>
          <w:rFonts w:ascii="Times New Roman" w:hAnsi="Times New Roman"/>
          <w:sz w:val="24"/>
          <w:szCs w:val="24"/>
        </w:rPr>
        <w:t xml:space="preserve"> </w:t>
      </w:r>
      <w:r>
        <w:rPr>
          <w:rFonts w:ascii="Times New Roman" w:hAnsi="Times New Roman"/>
          <w:sz w:val="24"/>
          <w:szCs w:val="24"/>
        </w:rPr>
        <w:t xml:space="preserve">Orthodox readers. However, some of the books did include useful scientific information, so he </w:t>
      </w:r>
      <w:r w:rsidR="00C17AED">
        <w:rPr>
          <w:rFonts w:ascii="Times New Roman" w:hAnsi="Times New Roman"/>
          <w:sz w:val="24"/>
          <w:szCs w:val="24"/>
        </w:rPr>
        <w:t xml:space="preserve">recognized </w:t>
      </w:r>
      <w:r>
        <w:rPr>
          <w:rFonts w:ascii="Times New Roman" w:hAnsi="Times New Roman"/>
          <w:sz w:val="24"/>
          <w:szCs w:val="24"/>
        </w:rPr>
        <w:t xml:space="preserve">the complexity of the situation. His colleagues agreed that </w:t>
      </w:r>
      <w:r w:rsidR="004545BC">
        <w:rPr>
          <w:rFonts w:ascii="Times New Roman" w:hAnsi="Times New Roman"/>
          <w:sz w:val="24"/>
          <w:szCs w:val="24"/>
        </w:rPr>
        <w:t>he</w:t>
      </w:r>
      <w:r>
        <w:rPr>
          <w:rFonts w:ascii="Times New Roman" w:hAnsi="Times New Roman"/>
          <w:sz w:val="24"/>
          <w:szCs w:val="24"/>
        </w:rPr>
        <w:t xml:space="preserve"> should visit </w:t>
      </w:r>
      <w:proofErr w:type="spellStart"/>
      <w:r>
        <w:rPr>
          <w:rFonts w:ascii="Times New Roman" w:hAnsi="Times New Roman"/>
          <w:sz w:val="24"/>
          <w:szCs w:val="24"/>
        </w:rPr>
        <w:t>Rubakin</w:t>
      </w:r>
      <w:proofErr w:type="spellEnd"/>
      <w:r>
        <w:rPr>
          <w:rFonts w:ascii="Times New Roman" w:hAnsi="Times New Roman"/>
          <w:sz w:val="24"/>
          <w:szCs w:val="24"/>
        </w:rPr>
        <w:t xml:space="preserve"> personally to explain the decision. Anderson wrote, “He took my explanation silently and began to shed tears. I realized that I had been talking with a man of great integrity and a representative of his time.”</w:t>
      </w:r>
      <w:r w:rsidR="005B4EC2">
        <w:rPr>
          <w:rStyle w:val="FootnoteReference"/>
          <w:rFonts w:ascii="Times New Roman" w:hAnsi="Times New Roman"/>
          <w:sz w:val="24"/>
          <w:szCs w:val="24"/>
        </w:rPr>
        <w:footnoteReference w:id="19"/>
      </w:r>
      <w:r>
        <w:rPr>
          <w:rFonts w:ascii="Times New Roman" w:hAnsi="Times New Roman"/>
          <w:sz w:val="24"/>
          <w:szCs w:val="24"/>
        </w:rPr>
        <w:t xml:space="preserve"> </w:t>
      </w:r>
    </w:p>
    <w:p w14:paraId="7A469E86" w14:textId="4990B082" w:rsidR="00505563" w:rsidRDefault="00505563" w:rsidP="00FC2551">
      <w:pPr>
        <w:spacing w:line="480" w:lineRule="auto"/>
        <w:ind w:firstLine="720"/>
        <w:contextualSpacing/>
        <w:rPr>
          <w:rFonts w:ascii="Times New Roman" w:hAnsi="Times New Roman" w:cs="Times New Roman"/>
        </w:rPr>
      </w:pPr>
      <w:r>
        <w:rPr>
          <w:rFonts w:ascii="Times New Roman" w:hAnsi="Times New Roman" w:cs="Times New Roman"/>
        </w:rPr>
        <w:lastRenderedPageBreak/>
        <w:t>Beginning January 1921</w:t>
      </w:r>
      <w:r w:rsidR="0039639F">
        <w:rPr>
          <w:rFonts w:ascii="Times New Roman" w:hAnsi="Times New Roman" w:cs="Times New Roman"/>
        </w:rPr>
        <w:t>,</w:t>
      </w:r>
      <w:r>
        <w:rPr>
          <w:rFonts w:ascii="Times New Roman" w:hAnsi="Times New Roman" w:cs="Times New Roman"/>
        </w:rPr>
        <w:t xml:space="preserve"> the YMCA</w:t>
      </w:r>
      <w:r w:rsidR="001242C3">
        <w:rPr>
          <w:rFonts w:ascii="Times New Roman" w:hAnsi="Times New Roman" w:cs="Times New Roman"/>
        </w:rPr>
        <w:t xml:space="preserve"> </w:t>
      </w:r>
      <w:r>
        <w:rPr>
          <w:rFonts w:ascii="Times New Roman" w:hAnsi="Times New Roman" w:cs="Times New Roman"/>
        </w:rPr>
        <w:t xml:space="preserve">authorized Anderson to begin work as </w:t>
      </w:r>
      <w:r w:rsidR="00E662A2">
        <w:rPr>
          <w:rFonts w:ascii="Times New Roman" w:hAnsi="Times New Roman" w:cs="Times New Roman"/>
        </w:rPr>
        <w:t>d</w:t>
      </w:r>
      <w:r>
        <w:rPr>
          <w:rFonts w:ascii="Times New Roman" w:hAnsi="Times New Roman" w:cs="Times New Roman"/>
        </w:rPr>
        <w:t xml:space="preserve">irector of a Correspondence School for Russians, while James </w:t>
      </w:r>
      <w:proofErr w:type="spellStart"/>
      <w:r>
        <w:rPr>
          <w:rFonts w:ascii="Times New Roman" w:hAnsi="Times New Roman" w:cs="Times New Roman"/>
        </w:rPr>
        <w:t>Niederhauser</w:t>
      </w:r>
      <w:proofErr w:type="spellEnd"/>
      <w:r>
        <w:rPr>
          <w:rFonts w:ascii="Times New Roman" w:hAnsi="Times New Roman" w:cs="Times New Roman"/>
        </w:rPr>
        <w:t xml:space="preserve"> was appointed as </w:t>
      </w:r>
      <w:r w:rsidR="00E662A2">
        <w:rPr>
          <w:rFonts w:ascii="Times New Roman" w:hAnsi="Times New Roman" w:cs="Times New Roman"/>
        </w:rPr>
        <w:t>d</w:t>
      </w:r>
      <w:r>
        <w:rPr>
          <w:rFonts w:ascii="Times New Roman" w:hAnsi="Times New Roman" w:cs="Times New Roman"/>
        </w:rPr>
        <w:t xml:space="preserve">irector for publications and printing. </w:t>
      </w:r>
      <w:proofErr w:type="spellStart"/>
      <w:r>
        <w:rPr>
          <w:rFonts w:ascii="Times New Roman" w:hAnsi="Times New Roman" w:cs="Times New Roman"/>
        </w:rPr>
        <w:t>Niederhauser</w:t>
      </w:r>
      <w:proofErr w:type="spellEnd"/>
      <w:r>
        <w:rPr>
          <w:rFonts w:ascii="Times New Roman" w:hAnsi="Times New Roman" w:cs="Times New Roman"/>
        </w:rPr>
        <w:t xml:space="preserve"> had previously served with the Y in Siberia</w:t>
      </w:r>
      <w:r w:rsidR="00E662A2">
        <w:rPr>
          <w:rFonts w:ascii="Times New Roman" w:hAnsi="Times New Roman" w:cs="Times New Roman"/>
        </w:rPr>
        <w:t>; t</w:t>
      </w:r>
      <w:r>
        <w:rPr>
          <w:rFonts w:ascii="Times New Roman" w:hAnsi="Times New Roman" w:cs="Times New Roman"/>
        </w:rPr>
        <w:t>he two men worked together as colleagues until 1924, after which Anderson</w:t>
      </w:r>
      <w:r w:rsidR="00C735E9">
        <w:rPr>
          <w:rFonts w:ascii="Times New Roman" w:hAnsi="Times New Roman" w:cs="Times New Roman"/>
        </w:rPr>
        <w:t xml:space="preserve"> </w:t>
      </w:r>
      <w:r>
        <w:rPr>
          <w:rFonts w:ascii="Times New Roman" w:hAnsi="Times New Roman" w:cs="Times New Roman"/>
        </w:rPr>
        <w:t>direct</w:t>
      </w:r>
      <w:r w:rsidR="00C735E9">
        <w:rPr>
          <w:rFonts w:ascii="Times New Roman" w:hAnsi="Times New Roman" w:cs="Times New Roman"/>
        </w:rPr>
        <w:t xml:space="preserve">ed </w:t>
      </w:r>
      <w:r>
        <w:rPr>
          <w:rFonts w:ascii="Times New Roman" w:hAnsi="Times New Roman" w:cs="Times New Roman"/>
        </w:rPr>
        <w:t xml:space="preserve">both programs. </w:t>
      </w:r>
      <w:r w:rsidR="004545BC">
        <w:rPr>
          <w:rFonts w:ascii="Times New Roman" w:hAnsi="Times New Roman" w:cs="Times New Roman"/>
        </w:rPr>
        <w:t>He</w:t>
      </w:r>
      <w:r>
        <w:rPr>
          <w:rFonts w:ascii="Times New Roman" w:hAnsi="Times New Roman" w:cs="Times New Roman"/>
        </w:rPr>
        <w:t xml:space="preserve"> continued working with a number of technical specialists hired by Hecker in fields such as engineering and agriculture. </w:t>
      </w:r>
      <w:r w:rsidR="004545BC">
        <w:rPr>
          <w:rFonts w:ascii="Times New Roman" w:hAnsi="Times New Roman" w:cs="Times New Roman"/>
        </w:rPr>
        <w:t>He</w:t>
      </w:r>
      <w:r>
        <w:rPr>
          <w:rFonts w:ascii="Times New Roman" w:hAnsi="Times New Roman" w:cs="Times New Roman"/>
        </w:rPr>
        <w:t xml:space="preserve"> set up the Correspondence School in Berlin due to its center as the Russian Work Headquarters on </w:t>
      </w:r>
      <w:proofErr w:type="spellStart"/>
      <w:r>
        <w:rPr>
          <w:rFonts w:ascii="Times New Roman" w:hAnsi="Times New Roman" w:cs="Times New Roman"/>
        </w:rPr>
        <w:t>Kochstrasse</w:t>
      </w:r>
      <w:proofErr w:type="spellEnd"/>
      <w:r>
        <w:rPr>
          <w:rFonts w:ascii="Times New Roman" w:hAnsi="Times New Roman" w:cs="Times New Roman"/>
        </w:rPr>
        <w:t>, with 100,000</w:t>
      </w:r>
      <w:r w:rsidR="00DA3538">
        <w:rPr>
          <w:rFonts w:ascii="Times New Roman" w:hAnsi="Times New Roman" w:cs="Times New Roman"/>
        </w:rPr>
        <w:t xml:space="preserve"> </w:t>
      </w:r>
      <w:r>
        <w:rPr>
          <w:rFonts w:ascii="Times New Roman" w:hAnsi="Times New Roman" w:cs="Times New Roman"/>
        </w:rPr>
        <w:t>refugees in the area. The International Committee authorized 250,000 dollars to fund the</w:t>
      </w:r>
      <w:r w:rsidR="00DA3538">
        <w:rPr>
          <w:rFonts w:ascii="Times New Roman" w:hAnsi="Times New Roman" w:cs="Times New Roman"/>
        </w:rPr>
        <w:t xml:space="preserve"> </w:t>
      </w:r>
      <w:r>
        <w:rPr>
          <w:rFonts w:ascii="Times New Roman" w:hAnsi="Times New Roman" w:cs="Times New Roman"/>
        </w:rPr>
        <w:t>venture.</w:t>
      </w:r>
      <w:r w:rsidR="000E5513">
        <w:rPr>
          <w:rStyle w:val="FootnoteReference"/>
          <w:rFonts w:ascii="Times New Roman" w:hAnsi="Times New Roman" w:cs="Times New Roman"/>
        </w:rPr>
        <w:footnoteReference w:id="20"/>
      </w:r>
      <w:r>
        <w:rPr>
          <w:rFonts w:ascii="Times New Roman" w:hAnsi="Times New Roman" w:cs="Times New Roman"/>
        </w:rPr>
        <w:t xml:space="preserve"> </w:t>
      </w:r>
    </w:p>
    <w:p w14:paraId="61C509FE" w14:textId="382030DD" w:rsidR="00505563" w:rsidRDefault="00505563" w:rsidP="00FC2551">
      <w:pPr>
        <w:spacing w:line="480" w:lineRule="auto"/>
        <w:ind w:firstLine="720"/>
        <w:contextualSpacing/>
        <w:rPr>
          <w:rFonts w:ascii="Times New Roman" w:hAnsi="Times New Roman" w:cs="Times New Roman"/>
        </w:rPr>
      </w:pPr>
      <w:r>
        <w:rPr>
          <w:rFonts w:ascii="Times New Roman" w:hAnsi="Times New Roman" w:cs="Times New Roman"/>
        </w:rPr>
        <w:t>By 1922</w:t>
      </w:r>
      <w:r w:rsidR="0039639F">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Niederhauser</w:t>
      </w:r>
      <w:proofErr w:type="spellEnd"/>
      <w:r w:rsidR="00E662A2">
        <w:rPr>
          <w:rFonts w:ascii="Times New Roman" w:hAnsi="Times New Roman" w:cs="Times New Roman"/>
        </w:rPr>
        <w:t xml:space="preserve"> </w:t>
      </w:r>
      <w:r>
        <w:rPr>
          <w:rFonts w:ascii="Times New Roman" w:hAnsi="Times New Roman" w:cs="Times New Roman"/>
        </w:rPr>
        <w:t xml:space="preserve">set up the publishing enterprise in Prague with the name IMKA TISK (YMCA Publishers in </w:t>
      </w:r>
      <w:r w:rsidR="000E5513">
        <w:rPr>
          <w:rFonts w:ascii="Times New Roman" w:hAnsi="Times New Roman" w:cs="Times New Roman"/>
        </w:rPr>
        <w:t xml:space="preserve">the </w:t>
      </w:r>
      <w:r>
        <w:rPr>
          <w:rFonts w:ascii="Times New Roman" w:hAnsi="Times New Roman" w:cs="Times New Roman"/>
        </w:rPr>
        <w:t>Czech</w:t>
      </w:r>
      <w:r w:rsidR="000E5513">
        <w:rPr>
          <w:rFonts w:ascii="Times New Roman" w:hAnsi="Times New Roman" w:cs="Times New Roman"/>
        </w:rPr>
        <w:t xml:space="preserve"> language</w:t>
      </w:r>
      <w:r>
        <w:rPr>
          <w:rFonts w:ascii="Times New Roman" w:hAnsi="Times New Roman" w:cs="Times New Roman"/>
        </w:rPr>
        <w:t>). The location had been chosen for financial reasons and due to the Russian émigré population</w:t>
      </w:r>
      <w:r w:rsidR="00E662A2">
        <w:rPr>
          <w:rFonts w:ascii="Times New Roman" w:hAnsi="Times New Roman" w:cs="Times New Roman"/>
        </w:rPr>
        <w:t xml:space="preserve"> in the city; </w:t>
      </w:r>
      <w:r>
        <w:rPr>
          <w:rFonts w:ascii="Times New Roman" w:hAnsi="Times New Roman" w:cs="Times New Roman"/>
        </w:rPr>
        <w:t>Anderson traveled back and forth from Berlin to Prague multiple times. However, in 1923</w:t>
      </w:r>
      <w:r w:rsidR="0039639F">
        <w:rPr>
          <w:rFonts w:ascii="Times New Roman" w:hAnsi="Times New Roman" w:cs="Times New Roman"/>
        </w:rPr>
        <w:t>,</w:t>
      </w:r>
      <w:r>
        <w:rPr>
          <w:rFonts w:ascii="Times New Roman" w:hAnsi="Times New Roman" w:cs="Times New Roman"/>
        </w:rPr>
        <w:t xml:space="preserve"> the Soviet Union established an embargo on the importation of reading materials</w:t>
      </w:r>
      <w:r w:rsidR="00E662A2">
        <w:rPr>
          <w:rFonts w:ascii="Times New Roman" w:hAnsi="Times New Roman" w:cs="Times New Roman"/>
        </w:rPr>
        <w:t xml:space="preserve">, </w:t>
      </w:r>
      <w:r w:rsidR="0039639F">
        <w:rPr>
          <w:rFonts w:ascii="Times New Roman" w:hAnsi="Times New Roman" w:cs="Times New Roman"/>
        </w:rPr>
        <w:t>which c</w:t>
      </w:r>
      <w:r>
        <w:rPr>
          <w:rFonts w:ascii="Times New Roman" w:hAnsi="Times New Roman" w:cs="Times New Roman"/>
        </w:rPr>
        <w:t>reated a significant obstacle for the plans. The Prague printing plant was closed</w:t>
      </w:r>
      <w:r w:rsidR="00E662A2">
        <w:rPr>
          <w:rFonts w:ascii="Times New Roman" w:hAnsi="Times New Roman" w:cs="Times New Roman"/>
        </w:rPr>
        <w:t xml:space="preserve">; </w:t>
      </w:r>
      <w:r>
        <w:rPr>
          <w:rFonts w:ascii="Times New Roman" w:hAnsi="Times New Roman" w:cs="Times New Roman"/>
        </w:rPr>
        <w:t>Anderson attempted to open a small bookshop in Berlin, but low demand led to its closure. Fortunately</w:t>
      </w:r>
      <w:r w:rsidR="0039639F">
        <w:rPr>
          <w:rFonts w:ascii="Times New Roman" w:hAnsi="Times New Roman" w:cs="Times New Roman"/>
        </w:rPr>
        <w:t>,</w:t>
      </w:r>
      <w:r>
        <w:rPr>
          <w:rFonts w:ascii="Times New Roman" w:hAnsi="Times New Roman" w:cs="Times New Roman"/>
        </w:rPr>
        <w:t xml:space="preserve"> the Y was able to sell the buildings and equipment in Prague without a significant loss of investment.</w:t>
      </w:r>
      <w:r w:rsidR="000E5513">
        <w:rPr>
          <w:rStyle w:val="FootnoteReference"/>
          <w:rFonts w:ascii="Times New Roman" w:hAnsi="Times New Roman" w:cs="Times New Roman"/>
        </w:rPr>
        <w:footnoteReference w:id="21"/>
      </w:r>
    </w:p>
    <w:p w14:paraId="7FECD9F4" w14:textId="1B88762B" w:rsidR="00505563" w:rsidRPr="001242C3" w:rsidRDefault="00505563" w:rsidP="00FC2551">
      <w:pPr>
        <w:spacing w:line="480" w:lineRule="auto"/>
        <w:ind w:firstLine="720"/>
        <w:contextualSpacing/>
        <w:rPr>
          <w:rFonts w:ascii="Times New Roman" w:hAnsi="Times New Roman" w:cs="Times New Roman"/>
          <w:color w:val="FF0000"/>
        </w:rPr>
      </w:pPr>
      <w:r>
        <w:rPr>
          <w:rFonts w:ascii="Times New Roman" w:hAnsi="Times New Roman" w:cs="Times New Roman"/>
        </w:rPr>
        <w:t>During this challenging era</w:t>
      </w:r>
      <w:r w:rsidR="0039639F">
        <w:rPr>
          <w:rFonts w:ascii="Times New Roman" w:hAnsi="Times New Roman" w:cs="Times New Roman"/>
        </w:rPr>
        <w:t>,</w:t>
      </w:r>
      <w:r>
        <w:rPr>
          <w:rFonts w:ascii="Times New Roman" w:hAnsi="Times New Roman" w:cs="Times New Roman"/>
        </w:rPr>
        <w:t xml:space="preserve"> Anderson and his editorial committee began to develop plans which correlated with the educational needs and reading interests of th</w:t>
      </w:r>
      <w:r w:rsidR="00D024A9">
        <w:rPr>
          <w:rFonts w:ascii="Times New Roman" w:hAnsi="Times New Roman" w:cs="Times New Roman"/>
        </w:rPr>
        <w:t>o</w:t>
      </w:r>
      <w:r>
        <w:rPr>
          <w:rFonts w:ascii="Times New Roman" w:hAnsi="Times New Roman" w:cs="Times New Roman"/>
        </w:rPr>
        <w:t xml:space="preserve">se </w:t>
      </w:r>
      <w:r w:rsidR="0039639F">
        <w:rPr>
          <w:rFonts w:ascii="Times New Roman" w:hAnsi="Times New Roman" w:cs="Times New Roman"/>
        </w:rPr>
        <w:t>t</w:t>
      </w:r>
      <w:r>
        <w:rPr>
          <w:rFonts w:ascii="Times New Roman" w:hAnsi="Times New Roman" w:cs="Times New Roman"/>
        </w:rPr>
        <w:t>he</w:t>
      </w:r>
      <w:r w:rsidR="0039639F">
        <w:rPr>
          <w:rFonts w:ascii="Times New Roman" w:hAnsi="Times New Roman" w:cs="Times New Roman"/>
        </w:rPr>
        <w:t>y</w:t>
      </w:r>
      <w:r>
        <w:rPr>
          <w:rFonts w:ascii="Times New Roman" w:hAnsi="Times New Roman" w:cs="Times New Roman"/>
        </w:rPr>
        <w:t xml:space="preserve"> met within the </w:t>
      </w:r>
      <w:r w:rsidRPr="002038F4">
        <w:rPr>
          <w:rFonts w:ascii="Times New Roman" w:hAnsi="Times New Roman" w:cs="Times New Roman"/>
        </w:rPr>
        <w:t xml:space="preserve">Russian émigré community. Y staff members </w:t>
      </w:r>
      <w:r w:rsidR="002038F4" w:rsidRPr="002038F4">
        <w:rPr>
          <w:rFonts w:ascii="Times New Roman" w:hAnsi="Times New Roman"/>
        </w:rPr>
        <w:t>Gustave Gerard</w:t>
      </w:r>
      <w:r w:rsidR="002038F4">
        <w:rPr>
          <w:rFonts w:ascii="Times New Roman" w:hAnsi="Times New Roman"/>
        </w:rPr>
        <w:t xml:space="preserve"> </w:t>
      </w:r>
      <w:proofErr w:type="spellStart"/>
      <w:r w:rsidRPr="002038F4">
        <w:rPr>
          <w:rFonts w:ascii="Times New Roman" w:hAnsi="Times New Roman" w:cs="Times New Roman"/>
        </w:rPr>
        <w:t>Kullman</w:t>
      </w:r>
      <w:proofErr w:type="spellEnd"/>
      <w:r w:rsidRPr="002038F4">
        <w:rPr>
          <w:rFonts w:ascii="Times New Roman" w:hAnsi="Times New Roman" w:cs="Times New Roman"/>
        </w:rPr>
        <w:t>, Amos Ebersole, and</w:t>
      </w:r>
      <w:r>
        <w:rPr>
          <w:rFonts w:ascii="Times New Roman" w:hAnsi="Times New Roman" w:cs="Times New Roman"/>
        </w:rPr>
        <w:t xml:space="preserve"> Fyodor </w:t>
      </w:r>
      <w:proofErr w:type="spellStart"/>
      <w:r>
        <w:rPr>
          <w:rFonts w:ascii="Times New Roman" w:hAnsi="Times New Roman" w:cs="Times New Roman"/>
        </w:rPr>
        <w:t>Pianov</w:t>
      </w:r>
      <w:proofErr w:type="spellEnd"/>
      <w:r>
        <w:rPr>
          <w:rFonts w:ascii="Times New Roman" w:hAnsi="Times New Roman" w:cs="Times New Roman"/>
        </w:rPr>
        <w:t xml:space="preserve"> began to make connections within Berlin and met a network of students, professors, and writers who had arrived in the area due to the war and those who had been exiled from Petrograd, Moscow, and Kiev</w:t>
      </w:r>
      <w:r w:rsidR="00BD3E57">
        <w:rPr>
          <w:rFonts w:ascii="Times New Roman" w:hAnsi="Times New Roman" w:cs="Times New Roman"/>
        </w:rPr>
        <w:t xml:space="preserve"> (Kyiv)</w:t>
      </w:r>
      <w:r>
        <w:rPr>
          <w:rFonts w:ascii="Times New Roman" w:hAnsi="Times New Roman" w:cs="Times New Roman"/>
        </w:rPr>
        <w:t xml:space="preserve">. Anderson and his colleagues began to consider how </w:t>
      </w:r>
      <w:r>
        <w:rPr>
          <w:rFonts w:ascii="Times New Roman" w:hAnsi="Times New Roman" w:cs="Times New Roman"/>
        </w:rPr>
        <w:lastRenderedPageBreak/>
        <w:t>to help those in need—a common YMCA reaction. However, as Anderson wrote, “One day it came to me that perhaps we were looking at them from the wrong angle—how to be of help to them—whereas, we should solicit their aid to us. I brought this up at a staff meeting, where the idea received encouragement.”</w:t>
      </w:r>
      <w:r w:rsidR="000E5513">
        <w:rPr>
          <w:rStyle w:val="FootnoteReference"/>
          <w:rFonts w:ascii="Times New Roman" w:hAnsi="Times New Roman" w:cs="Times New Roman"/>
        </w:rPr>
        <w:footnoteReference w:id="22"/>
      </w:r>
      <w:r w:rsidR="00E662A2">
        <w:rPr>
          <w:rFonts w:ascii="Times New Roman" w:hAnsi="Times New Roman" w:cs="Times New Roman"/>
        </w:rPr>
        <w:t xml:space="preserve"> This began a lifelong habit for Anderson—view</w:t>
      </w:r>
      <w:r w:rsidR="003363AE">
        <w:rPr>
          <w:rFonts w:ascii="Times New Roman" w:hAnsi="Times New Roman" w:cs="Times New Roman"/>
        </w:rPr>
        <w:t xml:space="preserve">ing </w:t>
      </w:r>
      <w:r w:rsidR="00E662A2">
        <w:rPr>
          <w:rFonts w:ascii="Times New Roman" w:hAnsi="Times New Roman" w:cs="Times New Roman"/>
        </w:rPr>
        <w:t>people</w:t>
      </w:r>
      <w:r w:rsidR="0021108F">
        <w:rPr>
          <w:rFonts w:ascii="Times New Roman" w:hAnsi="Times New Roman" w:cs="Times New Roman"/>
        </w:rPr>
        <w:t xml:space="preserve"> in need not as inferior, </w:t>
      </w:r>
      <w:r w:rsidR="00E662A2">
        <w:rPr>
          <w:rFonts w:ascii="Times New Roman" w:hAnsi="Times New Roman" w:cs="Times New Roman"/>
        </w:rPr>
        <w:t xml:space="preserve">but as </w:t>
      </w:r>
      <w:r w:rsidR="005B5F7C">
        <w:rPr>
          <w:rFonts w:ascii="Times New Roman" w:hAnsi="Times New Roman" w:cs="Times New Roman"/>
        </w:rPr>
        <w:t xml:space="preserve">equals </w:t>
      </w:r>
      <w:r w:rsidR="00E662A2">
        <w:rPr>
          <w:rFonts w:ascii="Times New Roman" w:hAnsi="Times New Roman" w:cs="Times New Roman"/>
        </w:rPr>
        <w:t xml:space="preserve">with </w:t>
      </w:r>
      <w:r w:rsidR="00DD1F70">
        <w:rPr>
          <w:rFonts w:ascii="Times New Roman" w:hAnsi="Times New Roman" w:cs="Times New Roman"/>
        </w:rPr>
        <w:t xml:space="preserve">valuable </w:t>
      </w:r>
      <w:r w:rsidR="00E662A2">
        <w:rPr>
          <w:rFonts w:ascii="Times New Roman" w:hAnsi="Times New Roman" w:cs="Times New Roman"/>
        </w:rPr>
        <w:t>experience and intelligence.</w:t>
      </w:r>
    </w:p>
    <w:p w14:paraId="26AFB66C" w14:textId="5453C62E" w:rsidR="00072E5A" w:rsidRPr="00072E5A" w:rsidRDefault="00505563" w:rsidP="00705E27">
      <w:pPr>
        <w:spacing w:line="480" w:lineRule="auto"/>
        <w:ind w:firstLine="720"/>
        <w:contextualSpacing/>
        <w:rPr>
          <w:rFonts w:ascii="Times New Roman" w:hAnsi="Times New Roman" w:cs="Times New Roman"/>
        </w:rPr>
      </w:pPr>
      <w:proofErr w:type="spellStart"/>
      <w:r>
        <w:rPr>
          <w:rFonts w:ascii="Times New Roman" w:hAnsi="Times New Roman" w:cs="Times New Roman"/>
        </w:rPr>
        <w:t>Pianov</w:t>
      </w:r>
      <w:proofErr w:type="spellEnd"/>
      <w:r>
        <w:rPr>
          <w:rFonts w:ascii="Times New Roman" w:hAnsi="Times New Roman" w:cs="Times New Roman"/>
        </w:rPr>
        <w:t xml:space="preserve"> had met Boris </w:t>
      </w:r>
      <w:proofErr w:type="spellStart"/>
      <w:r>
        <w:rPr>
          <w:rFonts w:ascii="Times New Roman" w:hAnsi="Times New Roman" w:cs="Times New Roman"/>
        </w:rPr>
        <w:t>Petrovich</w:t>
      </w:r>
      <w:proofErr w:type="spellEnd"/>
      <w:r>
        <w:rPr>
          <w:rFonts w:ascii="Times New Roman" w:hAnsi="Times New Roman" w:cs="Times New Roman"/>
        </w:rPr>
        <w:t xml:space="preserve"> </w:t>
      </w:r>
      <w:proofErr w:type="spellStart"/>
      <w:r>
        <w:rPr>
          <w:rFonts w:ascii="Times New Roman" w:hAnsi="Times New Roman" w:cs="Times New Roman"/>
        </w:rPr>
        <w:t>Vysheslavtsev</w:t>
      </w:r>
      <w:proofErr w:type="spellEnd"/>
      <w:r>
        <w:rPr>
          <w:rFonts w:ascii="Times New Roman" w:hAnsi="Times New Roman" w:cs="Times New Roman"/>
        </w:rPr>
        <w:t xml:space="preserve">, a professor of philosophy from Moscow University who had been exiled by Lenin. Anderson met with him and learned more about this man and his fellow intellectuals, their personalities and aspirations. </w:t>
      </w:r>
      <w:r w:rsidR="004545BC">
        <w:rPr>
          <w:rFonts w:ascii="Times New Roman" w:hAnsi="Times New Roman" w:cs="Times New Roman"/>
        </w:rPr>
        <w:t>He</w:t>
      </w:r>
      <w:r>
        <w:rPr>
          <w:rFonts w:ascii="Times New Roman" w:hAnsi="Times New Roman" w:cs="Times New Roman"/>
        </w:rPr>
        <w:t xml:space="preserve"> </w:t>
      </w:r>
      <w:r w:rsidR="004545BC">
        <w:rPr>
          <w:rFonts w:ascii="Times New Roman" w:hAnsi="Times New Roman" w:cs="Times New Roman"/>
        </w:rPr>
        <w:t xml:space="preserve">then </w:t>
      </w:r>
      <w:r>
        <w:rPr>
          <w:rFonts w:ascii="Times New Roman" w:hAnsi="Times New Roman" w:cs="Times New Roman"/>
        </w:rPr>
        <w:t xml:space="preserve">invited him for a </w:t>
      </w:r>
      <w:r w:rsidR="004545BC">
        <w:rPr>
          <w:rFonts w:ascii="Times New Roman" w:hAnsi="Times New Roman" w:cs="Times New Roman"/>
        </w:rPr>
        <w:t xml:space="preserve">second </w:t>
      </w:r>
      <w:r>
        <w:rPr>
          <w:rFonts w:ascii="Times New Roman" w:hAnsi="Times New Roman" w:cs="Times New Roman"/>
        </w:rPr>
        <w:t xml:space="preserve">meeting at his home, along with Nikolai </w:t>
      </w:r>
      <w:proofErr w:type="spellStart"/>
      <w:r>
        <w:rPr>
          <w:rFonts w:ascii="Times New Roman" w:hAnsi="Times New Roman" w:cs="Times New Roman"/>
        </w:rPr>
        <w:t>Alexandrovich</w:t>
      </w:r>
      <w:proofErr w:type="spellEnd"/>
      <w:r>
        <w:rPr>
          <w:rFonts w:ascii="Times New Roman" w:hAnsi="Times New Roman" w:cs="Times New Roman"/>
        </w:rPr>
        <w:t xml:space="preserve"> Berdyaev and Simeon </w:t>
      </w:r>
      <w:proofErr w:type="spellStart"/>
      <w:r>
        <w:rPr>
          <w:rFonts w:ascii="Times New Roman" w:hAnsi="Times New Roman" w:cs="Times New Roman"/>
        </w:rPr>
        <w:t>Ludvigovich</w:t>
      </w:r>
      <w:proofErr w:type="spellEnd"/>
      <w:r>
        <w:rPr>
          <w:rFonts w:ascii="Times New Roman" w:hAnsi="Times New Roman" w:cs="Times New Roman"/>
        </w:rPr>
        <w:t xml:space="preserve"> Frank</w:t>
      </w:r>
      <w:r w:rsidR="0039639F">
        <w:rPr>
          <w:rFonts w:ascii="Times New Roman" w:hAnsi="Times New Roman" w:cs="Times New Roman"/>
        </w:rPr>
        <w:t>,</w:t>
      </w:r>
      <w:r>
        <w:rPr>
          <w:rFonts w:ascii="Times New Roman" w:hAnsi="Times New Roman" w:cs="Times New Roman"/>
        </w:rPr>
        <w:t xml:space="preserve"> to talk about future collaboration. Berdyaev told Anderson </w:t>
      </w:r>
      <w:r w:rsidR="00C735E9">
        <w:rPr>
          <w:rFonts w:ascii="Times New Roman" w:hAnsi="Times New Roman" w:cs="Times New Roman"/>
        </w:rPr>
        <w:t>about</w:t>
      </w:r>
      <w:r w:rsidR="008F0335">
        <w:rPr>
          <w:rFonts w:ascii="Times New Roman" w:hAnsi="Times New Roman" w:cs="Times New Roman"/>
        </w:rPr>
        <w:t xml:space="preserve"> </w:t>
      </w:r>
      <w:r>
        <w:rPr>
          <w:rFonts w:ascii="Times New Roman" w:hAnsi="Times New Roman" w:cs="Times New Roman"/>
        </w:rPr>
        <w:t xml:space="preserve">professors </w:t>
      </w:r>
      <w:r w:rsidR="008F0335">
        <w:rPr>
          <w:rFonts w:ascii="Times New Roman" w:hAnsi="Times New Roman" w:cs="Times New Roman"/>
        </w:rPr>
        <w:t xml:space="preserve">who </w:t>
      </w:r>
      <w:r w:rsidR="00C17AED">
        <w:rPr>
          <w:rFonts w:ascii="Times New Roman" w:hAnsi="Times New Roman" w:cs="Times New Roman"/>
        </w:rPr>
        <w:t xml:space="preserve">had been </w:t>
      </w:r>
      <w:r>
        <w:rPr>
          <w:rFonts w:ascii="Times New Roman" w:hAnsi="Times New Roman" w:cs="Times New Roman"/>
        </w:rPr>
        <w:t xml:space="preserve">expelled from their posts in Moscow and </w:t>
      </w:r>
      <w:r w:rsidR="008F0335">
        <w:rPr>
          <w:rFonts w:ascii="Times New Roman" w:hAnsi="Times New Roman" w:cs="Times New Roman"/>
        </w:rPr>
        <w:t xml:space="preserve">had </w:t>
      </w:r>
      <w:r>
        <w:rPr>
          <w:rFonts w:ascii="Times New Roman" w:hAnsi="Times New Roman" w:cs="Times New Roman"/>
        </w:rPr>
        <w:t xml:space="preserve">responded by organizing a Free Philosophical Academy, which attracted many young people to public lectures. This step had led to their exile, and believed that they could organize a similar program in Berlin. Anderson asked </w:t>
      </w:r>
      <w:proofErr w:type="spellStart"/>
      <w:r>
        <w:rPr>
          <w:rFonts w:ascii="Times New Roman" w:hAnsi="Times New Roman" w:cs="Times New Roman"/>
        </w:rPr>
        <w:t>Pianov</w:t>
      </w:r>
      <w:proofErr w:type="spellEnd"/>
      <w:r>
        <w:rPr>
          <w:rFonts w:ascii="Times New Roman" w:hAnsi="Times New Roman" w:cs="Times New Roman"/>
        </w:rPr>
        <w:t xml:space="preserve"> to rent lecture halls during the evening at a Berlin high school and promote events featuring Berdyaev, Frank, and </w:t>
      </w:r>
      <w:proofErr w:type="spellStart"/>
      <w:r>
        <w:rPr>
          <w:rFonts w:ascii="Times New Roman" w:hAnsi="Times New Roman" w:cs="Times New Roman"/>
        </w:rPr>
        <w:t>Vysheslavtsev</w:t>
      </w:r>
      <w:proofErr w:type="spellEnd"/>
      <w:r>
        <w:rPr>
          <w:rFonts w:ascii="Times New Roman" w:hAnsi="Times New Roman" w:cs="Times New Roman"/>
        </w:rPr>
        <w:t xml:space="preserve">. The opening night served as a celebration, attended by students, professors, church leaders, and a wide variety of Russians, as well as key figures in the emigration, such as Metropolitan </w:t>
      </w:r>
      <w:proofErr w:type="spellStart"/>
      <w:r>
        <w:rPr>
          <w:rFonts w:ascii="Times New Roman" w:hAnsi="Times New Roman" w:cs="Times New Roman"/>
        </w:rPr>
        <w:t>Evlog</w:t>
      </w:r>
      <w:r w:rsidR="00517CC8">
        <w:rPr>
          <w:rFonts w:ascii="Times New Roman" w:hAnsi="Times New Roman" w:cs="Times New Roman"/>
        </w:rPr>
        <w:t>ii</w:t>
      </w:r>
      <w:proofErr w:type="spellEnd"/>
      <w:r>
        <w:rPr>
          <w:rFonts w:ascii="Times New Roman" w:hAnsi="Times New Roman" w:cs="Times New Roman"/>
        </w:rPr>
        <w:t xml:space="preserve">, novelist Boris Zaitsev, and Madame </w:t>
      </w:r>
      <w:r w:rsidR="00EE06F3">
        <w:rPr>
          <w:rFonts w:ascii="Times New Roman" w:hAnsi="Times New Roman" w:cs="Times New Roman"/>
        </w:rPr>
        <w:t xml:space="preserve">Maria </w:t>
      </w:r>
      <w:proofErr w:type="spellStart"/>
      <w:r>
        <w:rPr>
          <w:rFonts w:ascii="Times New Roman" w:hAnsi="Times New Roman" w:cs="Times New Roman"/>
        </w:rPr>
        <w:t>Germanova</w:t>
      </w:r>
      <w:proofErr w:type="spellEnd"/>
      <w:r>
        <w:rPr>
          <w:rFonts w:ascii="Times New Roman" w:hAnsi="Times New Roman" w:cs="Times New Roman"/>
        </w:rPr>
        <w:t xml:space="preserve"> of the Moscow Art Theater.</w:t>
      </w:r>
      <w:r w:rsidR="00680FD3">
        <w:rPr>
          <w:rStyle w:val="FootnoteReference"/>
          <w:rFonts w:ascii="Times New Roman" w:hAnsi="Times New Roman" w:cs="Times New Roman"/>
        </w:rPr>
        <w:footnoteReference w:id="23"/>
      </w:r>
      <w:r w:rsidR="00680FD3">
        <w:rPr>
          <w:rFonts w:ascii="Times New Roman" w:hAnsi="Times New Roman" w:cs="Times New Roman"/>
        </w:rPr>
        <w:t xml:space="preserve"> </w:t>
      </w:r>
      <w:r>
        <w:rPr>
          <w:rFonts w:ascii="Times New Roman" w:hAnsi="Times New Roman" w:cs="Times New Roman"/>
        </w:rPr>
        <w:t>Berdyaev’s opening lecture set a tone for the evening and the Academy. He spoke on “the terrible crisis through which Russian culture was passing in the homeland and this opportunity to keep it alive abroad.”</w:t>
      </w:r>
      <w:r w:rsidR="00680FD3">
        <w:rPr>
          <w:rStyle w:val="FootnoteReference"/>
          <w:rFonts w:ascii="Times New Roman" w:hAnsi="Times New Roman" w:cs="Times New Roman"/>
        </w:rPr>
        <w:footnoteReference w:id="24"/>
      </w:r>
      <w:r w:rsidR="00680FD3">
        <w:rPr>
          <w:rFonts w:ascii="Times New Roman" w:hAnsi="Times New Roman" w:cs="Times New Roman"/>
        </w:rPr>
        <w:t xml:space="preserve"> </w:t>
      </w:r>
      <w:r>
        <w:rPr>
          <w:rFonts w:ascii="Times New Roman" w:hAnsi="Times New Roman" w:cs="Times New Roman"/>
        </w:rPr>
        <w:t xml:space="preserve">The Academy’s lecture series continued with many in attendance, in rented facilities, with lecturers paid for each event. </w:t>
      </w:r>
      <w:r>
        <w:rPr>
          <w:rFonts w:ascii="Times New Roman" w:hAnsi="Times New Roman" w:cs="Times New Roman"/>
        </w:rPr>
        <w:lastRenderedPageBreak/>
        <w:t>In this way, “the YMCA became recognized as a Russian cultural organization.”</w:t>
      </w:r>
      <w:r w:rsidR="00680FD3">
        <w:rPr>
          <w:rStyle w:val="FootnoteReference"/>
          <w:rFonts w:ascii="Times New Roman" w:hAnsi="Times New Roman" w:cs="Times New Roman"/>
        </w:rPr>
        <w:footnoteReference w:id="25"/>
      </w:r>
      <w:r w:rsidR="00680FD3">
        <w:rPr>
          <w:rFonts w:ascii="Times New Roman" w:hAnsi="Times New Roman" w:cs="Times New Roman"/>
        </w:rPr>
        <w:t xml:space="preserve"> </w:t>
      </w:r>
      <w:r w:rsidR="00072E5A">
        <w:rPr>
          <w:rFonts w:ascii="Times New Roman" w:hAnsi="Times New Roman" w:cs="Times New Roman"/>
        </w:rPr>
        <w:t>This venture led to the formation of the Y’s vision</w:t>
      </w:r>
      <w:r w:rsidR="00DA3538">
        <w:rPr>
          <w:rFonts w:ascii="Times New Roman" w:hAnsi="Times New Roman" w:cs="Times New Roman"/>
        </w:rPr>
        <w:t xml:space="preserve"> for this project: </w:t>
      </w:r>
      <w:r w:rsidR="00072E5A">
        <w:rPr>
          <w:rFonts w:ascii="Times New Roman" w:hAnsi="Times New Roman" w:cs="Times New Roman"/>
        </w:rPr>
        <w:t>“the preservation and development of Russian Christian culture, which was submerged by the communist ideologists in the Soviet Union.”</w:t>
      </w:r>
      <w:r w:rsidR="00680FD3">
        <w:rPr>
          <w:rStyle w:val="FootnoteReference"/>
          <w:rFonts w:ascii="Times New Roman" w:hAnsi="Times New Roman" w:cs="Times New Roman"/>
        </w:rPr>
        <w:footnoteReference w:id="26"/>
      </w:r>
      <w:r w:rsidR="00072E5A">
        <w:rPr>
          <w:rFonts w:ascii="Times New Roman" w:hAnsi="Times New Roman" w:cs="Times New Roman"/>
        </w:rPr>
        <w:t xml:space="preserve"> </w:t>
      </w:r>
    </w:p>
    <w:p w14:paraId="16D1F28B" w14:textId="010749B6" w:rsidR="00FC2551" w:rsidRDefault="00505563" w:rsidP="00502B8B">
      <w:pPr>
        <w:spacing w:line="480" w:lineRule="auto"/>
        <w:ind w:firstLine="720"/>
        <w:contextualSpacing/>
        <w:rPr>
          <w:rFonts w:ascii="Times New Roman" w:hAnsi="Times New Roman" w:cs="Times New Roman"/>
        </w:rPr>
      </w:pPr>
      <w:r>
        <w:rPr>
          <w:rFonts w:ascii="Times New Roman" w:hAnsi="Times New Roman" w:cs="Times New Roman"/>
        </w:rPr>
        <w:t>YMCA staff members had earlier developed a strong connection to</w:t>
      </w:r>
      <w:r w:rsidR="00A53F1D">
        <w:rPr>
          <w:rFonts w:ascii="Times New Roman" w:hAnsi="Times New Roman" w:cs="Times New Roman"/>
        </w:rPr>
        <w:t xml:space="preserve"> </w:t>
      </w:r>
      <w:proofErr w:type="spellStart"/>
      <w:r>
        <w:rPr>
          <w:rFonts w:ascii="Times New Roman" w:hAnsi="Times New Roman" w:cs="Times New Roman"/>
        </w:rPr>
        <w:t>Evlog</w:t>
      </w:r>
      <w:r w:rsidR="00502B8B">
        <w:rPr>
          <w:rFonts w:ascii="Times New Roman" w:hAnsi="Times New Roman" w:cs="Times New Roman"/>
        </w:rPr>
        <w:t>ii</w:t>
      </w:r>
      <w:proofErr w:type="spellEnd"/>
      <w:r>
        <w:rPr>
          <w:rFonts w:ascii="Times New Roman" w:hAnsi="Times New Roman" w:cs="Times New Roman"/>
        </w:rPr>
        <w:t xml:space="preserve"> within Russia during the revolutionary era. Y men such as</w:t>
      </w:r>
      <w:r w:rsidR="00E91DB9">
        <w:rPr>
          <w:rFonts w:ascii="Times New Roman" w:hAnsi="Times New Roman" w:cs="Times New Roman"/>
        </w:rPr>
        <w:t xml:space="preserve"> </w:t>
      </w:r>
      <w:r>
        <w:rPr>
          <w:rFonts w:ascii="Times New Roman" w:hAnsi="Times New Roman" w:cs="Times New Roman"/>
        </w:rPr>
        <w:t>Colton had served members and leaders of the</w:t>
      </w:r>
      <w:r w:rsidR="00DA3538">
        <w:rPr>
          <w:rFonts w:ascii="Times New Roman" w:hAnsi="Times New Roman" w:cs="Times New Roman"/>
        </w:rPr>
        <w:t xml:space="preserve"> </w:t>
      </w:r>
      <w:r>
        <w:rPr>
          <w:rFonts w:ascii="Times New Roman" w:hAnsi="Times New Roman" w:cs="Times New Roman"/>
        </w:rPr>
        <w:t xml:space="preserve">Orthodox church through the famine relief outreach of the American Relief Administration (ARA) </w:t>
      </w:r>
      <w:r w:rsidR="00665CBD">
        <w:rPr>
          <w:rFonts w:ascii="Times New Roman" w:hAnsi="Times New Roman" w:cs="Times New Roman"/>
        </w:rPr>
        <w:t>in</w:t>
      </w:r>
      <w:r>
        <w:rPr>
          <w:rFonts w:ascii="Times New Roman" w:hAnsi="Times New Roman" w:cs="Times New Roman"/>
        </w:rPr>
        <w:t xml:space="preserve"> 1919</w:t>
      </w:r>
      <w:r w:rsidR="00066255">
        <w:rPr>
          <w:rFonts w:ascii="Times New Roman" w:hAnsi="Times New Roman" w:cs="Times New Roman"/>
        </w:rPr>
        <w:t>–</w:t>
      </w:r>
      <w:r>
        <w:rPr>
          <w:rFonts w:ascii="Times New Roman" w:hAnsi="Times New Roman" w:cs="Times New Roman"/>
        </w:rPr>
        <w:t>1923.</w:t>
      </w:r>
      <w:r w:rsidR="00854109">
        <w:rPr>
          <w:rFonts w:ascii="Times New Roman" w:hAnsi="Times New Roman" w:cs="Times New Roman"/>
        </w:rPr>
        <w:t xml:space="preserve"> </w:t>
      </w:r>
      <w:r w:rsidR="00854109" w:rsidRPr="007F303E">
        <w:rPr>
          <w:rFonts w:ascii="Times New Roman" w:hAnsi="Times New Roman" w:cs="Times New Roman"/>
          <w:color w:val="000000" w:themeColor="text1"/>
        </w:rPr>
        <w:t xml:space="preserve">Metropolitan </w:t>
      </w:r>
      <w:proofErr w:type="spellStart"/>
      <w:r w:rsidR="00854109" w:rsidRPr="007F303E">
        <w:rPr>
          <w:rFonts w:ascii="Times New Roman" w:hAnsi="Times New Roman" w:cs="Times New Roman"/>
          <w:color w:val="000000" w:themeColor="text1"/>
        </w:rPr>
        <w:t>Evlog</w:t>
      </w:r>
      <w:r w:rsidR="00854109">
        <w:rPr>
          <w:rFonts w:ascii="Times New Roman" w:hAnsi="Times New Roman" w:cs="Times New Roman"/>
          <w:color w:val="000000" w:themeColor="text1"/>
        </w:rPr>
        <w:t>ii</w:t>
      </w:r>
      <w:proofErr w:type="spellEnd"/>
      <w:r w:rsidR="00854109">
        <w:rPr>
          <w:rFonts w:ascii="Times New Roman" w:hAnsi="Times New Roman" w:cs="Times New Roman"/>
          <w:color w:val="000000" w:themeColor="text1"/>
        </w:rPr>
        <w:t xml:space="preserve"> (</w:t>
      </w:r>
      <w:proofErr w:type="spellStart"/>
      <w:r w:rsidR="00854109">
        <w:rPr>
          <w:rFonts w:ascii="Times New Roman" w:hAnsi="Times New Roman" w:cs="Times New Roman"/>
          <w:color w:val="000000" w:themeColor="text1"/>
        </w:rPr>
        <w:t>Georgievskii</w:t>
      </w:r>
      <w:proofErr w:type="spellEnd"/>
      <w:r w:rsidR="00854109">
        <w:rPr>
          <w:rFonts w:ascii="Times New Roman" w:hAnsi="Times New Roman" w:cs="Times New Roman"/>
          <w:color w:val="000000" w:themeColor="text1"/>
        </w:rPr>
        <w:t>) (1868</w:t>
      </w:r>
      <w:r w:rsidR="00066255">
        <w:rPr>
          <w:rFonts w:ascii="Times New Roman" w:hAnsi="Times New Roman" w:cs="Times New Roman"/>
          <w:color w:val="000000" w:themeColor="text1"/>
        </w:rPr>
        <w:t>–</w:t>
      </w:r>
      <w:r w:rsidR="00854109">
        <w:rPr>
          <w:rFonts w:ascii="Times New Roman" w:hAnsi="Times New Roman" w:cs="Times New Roman"/>
          <w:color w:val="000000" w:themeColor="text1"/>
        </w:rPr>
        <w:t xml:space="preserve">1946) served </w:t>
      </w:r>
      <w:r w:rsidR="00854109" w:rsidRPr="007F303E">
        <w:rPr>
          <w:rFonts w:ascii="Times New Roman" w:hAnsi="Times New Roman" w:cs="Times New Roman"/>
          <w:color w:val="000000" w:themeColor="text1"/>
        </w:rPr>
        <w:t xml:space="preserve">as </w:t>
      </w:r>
      <w:r w:rsidR="00854109">
        <w:rPr>
          <w:rFonts w:ascii="Times New Roman" w:hAnsi="Times New Roman" w:cs="Times New Roman"/>
          <w:color w:val="000000" w:themeColor="text1"/>
        </w:rPr>
        <w:t xml:space="preserve">a </w:t>
      </w:r>
      <w:r w:rsidR="00854109" w:rsidRPr="007F303E">
        <w:rPr>
          <w:rFonts w:ascii="Times New Roman" w:hAnsi="Times New Roman" w:cs="Times New Roman"/>
          <w:color w:val="000000" w:themeColor="text1"/>
        </w:rPr>
        <w:t>leader of émigré believers in Europe during the interwar period, based in Berlin and Paris.</w:t>
      </w:r>
      <w:r w:rsidR="00854109">
        <w:rPr>
          <w:rFonts w:ascii="Times New Roman" w:hAnsi="Times New Roman" w:cs="Times New Roman"/>
          <w:color w:val="000000" w:themeColor="text1"/>
        </w:rPr>
        <w:t xml:space="preserve"> </w:t>
      </w:r>
      <w:r w:rsidR="00854109" w:rsidRPr="007F303E">
        <w:rPr>
          <w:rFonts w:ascii="Times New Roman" w:hAnsi="Times New Roman" w:cs="Times New Roman"/>
          <w:color w:val="000000" w:themeColor="text1"/>
        </w:rPr>
        <w:t xml:space="preserve">Metropolitan </w:t>
      </w:r>
      <w:proofErr w:type="spellStart"/>
      <w:r w:rsidR="00854109" w:rsidRPr="007F303E">
        <w:rPr>
          <w:rFonts w:ascii="Times New Roman" w:hAnsi="Times New Roman" w:cs="Times New Roman"/>
          <w:color w:val="000000" w:themeColor="text1"/>
        </w:rPr>
        <w:t>Antonii</w:t>
      </w:r>
      <w:proofErr w:type="spellEnd"/>
      <w:r w:rsidR="00854109" w:rsidRPr="007F303E">
        <w:rPr>
          <w:rFonts w:ascii="Times New Roman" w:hAnsi="Times New Roman" w:cs="Times New Roman"/>
          <w:color w:val="000000" w:themeColor="text1"/>
        </w:rPr>
        <w:t xml:space="preserve"> (</w:t>
      </w:r>
      <w:proofErr w:type="spellStart"/>
      <w:r w:rsidR="00854109" w:rsidRPr="007F303E">
        <w:rPr>
          <w:rFonts w:ascii="Times New Roman" w:hAnsi="Times New Roman" w:cs="Times New Roman"/>
          <w:color w:val="000000" w:themeColor="text1"/>
        </w:rPr>
        <w:t>Khrapovitsky</w:t>
      </w:r>
      <w:proofErr w:type="spellEnd"/>
      <w:r w:rsidR="00854109" w:rsidRPr="007F303E">
        <w:rPr>
          <w:rFonts w:ascii="Times New Roman" w:hAnsi="Times New Roman" w:cs="Times New Roman"/>
          <w:color w:val="000000" w:themeColor="text1"/>
        </w:rPr>
        <w:t>)</w:t>
      </w:r>
      <w:r w:rsidR="00854109">
        <w:rPr>
          <w:rFonts w:ascii="Times New Roman" w:hAnsi="Times New Roman" w:cs="Times New Roman"/>
          <w:color w:val="000000" w:themeColor="text1"/>
        </w:rPr>
        <w:t>(1863</w:t>
      </w:r>
      <w:r w:rsidR="00066255">
        <w:rPr>
          <w:rFonts w:ascii="Times New Roman" w:hAnsi="Times New Roman" w:cs="Times New Roman"/>
          <w:color w:val="000000" w:themeColor="text1"/>
        </w:rPr>
        <w:t>–</w:t>
      </w:r>
      <w:r w:rsidR="00854109">
        <w:rPr>
          <w:rFonts w:ascii="Times New Roman" w:hAnsi="Times New Roman" w:cs="Times New Roman"/>
          <w:color w:val="000000" w:themeColor="text1"/>
        </w:rPr>
        <w:t xml:space="preserve">1936) led </w:t>
      </w:r>
      <w:r w:rsidR="00854109" w:rsidRPr="007F303E">
        <w:rPr>
          <w:rFonts w:ascii="Times New Roman" w:hAnsi="Times New Roman" w:cs="Times New Roman"/>
          <w:color w:val="000000" w:themeColor="text1"/>
        </w:rPr>
        <w:t xml:space="preserve">a synod of bishops </w:t>
      </w:r>
      <w:r w:rsidR="00854109">
        <w:rPr>
          <w:rFonts w:ascii="Times New Roman" w:hAnsi="Times New Roman" w:cs="Times New Roman"/>
          <w:color w:val="000000" w:themeColor="text1"/>
        </w:rPr>
        <w:t xml:space="preserve">established </w:t>
      </w:r>
      <w:r w:rsidR="00854109" w:rsidRPr="007F303E">
        <w:rPr>
          <w:rFonts w:ascii="Times New Roman" w:hAnsi="Times New Roman" w:cs="Times New Roman"/>
          <w:color w:val="000000" w:themeColor="text1"/>
        </w:rPr>
        <w:t xml:space="preserve">in </w:t>
      </w:r>
      <w:proofErr w:type="spellStart"/>
      <w:r w:rsidR="00854109" w:rsidRPr="007F303E">
        <w:rPr>
          <w:rFonts w:ascii="Times New Roman" w:hAnsi="Times New Roman" w:cs="Times New Roman"/>
          <w:color w:val="000000" w:themeColor="text1"/>
        </w:rPr>
        <w:t>Sremski</w:t>
      </w:r>
      <w:proofErr w:type="spellEnd"/>
      <w:r w:rsidR="00854109" w:rsidRPr="007F303E">
        <w:rPr>
          <w:rFonts w:ascii="Times New Roman" w:hAnsi="Times New Roman" w:cs="Times New Roman"/>
          <w:color w:val="000000" w:themeColor="text1"/>
        </w:rPr>
        <w:t xml:space="preserve"> </w:t>
      </w:r>
      <w:proofErr w:type="spellStart"/>
      <w:r w:rsidR="00854109" w:rsidRPr="007F303E">
        <w:rPr>
          <w:rFonts w:ascii="Times New Roman" w:hAnsi="Times New Roman" w:cs="Times New Roman"/>
          <w:color w:val="000000" w:themeColor="text1"/>
        </w:rPr>
        <w:t>Karlovci</w:t>
      </w:r>
      <w:proofErr w:type="spellEnd"/>
      <w:r w:rsidR="00854109" w:rsidRPr="007F303E">
        <w:rPr>
          <w:rFonts w:ascii="Times New Roman" w:hAnsi="Times New Roman" w:cs="Times New Roman"/>
          <w:color w:val="000000" w:themeColor="text1"/>
        </w:rPr>
        <w:t xml:space="preserve"> in Serbia in 192</w:t>
      </w:r>
      <w:r w:rsidR="00854109">
        <w:rPr>
          <w:rFonts w:ascii="Times New Roman" w:hAnsi="Times New Roman" w:cs="Times New Roman"/>
          <w:color w:val="000000" w:themeColor="text1"/>
        </w:rPr>
        <w:t xml:space="preserve">1. </w:t>
      </w:r>
      <w:r w:rsidR="00854109" w:rsidRPr="007F303E">
        <w:rPr>
          <w:rFonts w:ascii="Times New Roman" w:hAnsi="Times New Roman" w:cs="Times New Roman"/>
          <w:color w:val="000000" w:themeColor="text1"/>
        </w:rPr>
        <w:t xml:space="preserve">The synods led by </w:t>
      </w:r>
      <w:proofErr w:type="spellStart"/>
      <w:r w:rsidR="00854109" w:rsidRPr="007F303E">
        <w:rPr>
          <w:rFonts w:ascii="Times New Roman" w:hAnsi="Times New Roman" w:cs="Times New Roman"/>
          <w:color w:val="000000" w:themeColor="text1"/>
        </w:rPr>
        <w:t>Evlogii</w:t>
      </w:r>
      <w:proofErr w:type="spellEnd"/>
      <w:r w:rsidR="00854109" w:rsidRPr="007F303E">
        <w:rPr>
          <w:rFonts w:ascii="Times New Roman" w:hAnsi="Times New Roman" w:cs="Times New Roman"/>
          <w:color w:val="000000" w:themeColor="text1"/>
        </w:rPr>
        <w:t xml:space="preserve"> and </w:t>
      </w:r>
      <w:proofErr w:type="spellStart"/>
      <w:r w:rsidR="00854109" w:rsidRPr="007F303E">
        <w:rPr>
          <w:rFonts w:ascii="Times New Roman" w:hAnsi="Times New Roman" w:cs="Times New Roman"/>
          <w:color w:val="000000" w:themeColor="text1"/>
        </w:rPr>
        <w:t>Antonii</w:t>
      </w:r>
      <w:proofErr w:type="spellEnd"/>
      <w:r w:rsidR="00854109" w:rsidRPr="007F303E">
        <w:rPr>
          <w:rFonts w:ascii="Times New Roman" w:hAnsi="Times New Roman" w:cs="Times New Roman"/>
          <w:color w:val="000000" w:themeColor="text1"/>
        </w:rPr>
        <w:t xml:space="preserve"> competed for influence </w:t>
      </w:r>
      <w:r w:rsidR="00854109">
        <w:rPr>
          <w:rFonts w:ascii="Times New Roman" w:hAnsi="Times New Roman" w:cs="Times New Roman"/>
          <w:color w:val="000000" w:themeColor="text1"/>
        </w:rPr>
        <w:t xml:space="preserve">among émigré believers </w:t>
      </w:r>
      <w:r w:rsidR="00854109" w:rsidRPr="007F303E">
        <w:rPr>
          <w:rFonts w:ascii="Times New Roman" w:hAnsi="Times New Roman" w:cs="Times New Roman"/>
          <w:color w:val="000000" w:themeColor="text1"/>
        </w:rPr>
        <w:t xml:space="preserve">as they provided different visions of </w:t>
      </w:r>
      <w:r w:rsidR="00854109">
        <w:rPr>
          <w:rFonts w:ascii="Times New Roman" w:hAnsi="Times New Roman" w:cs="Times New Roman"/>
          <w:color w:val="000000" w:themeColor="text1"/>
        </w:rPr>
        <w:t xml:space="preserve">Orthodox </w:t>
      </w:r>
      <w:r w:rsidR="00854109" w:rsidRPr="007F303E">
        <w:rPr>
          <w:rFonts w:ascii="Times New Roman" w:hAnsi="Times New Roman" w:cs="Times New Roman"/>
          <w:color w:val="000000" w:themeColor="text1"/>
        </w:rPr>
        <w:t>interaction</w:t>
      </w:r>
      <w:r w:rsidR="00854109">
        <w:rPr>
          <w:rFonts w:ascii="Times New Roman" w:hAnsi="Times New Roman" w:cs="Times New Roman"/>
          <w:color w:val="000000" w:themeColor="text1"/>
        </w:rPr>
        <w:t xml:space="preserve"> </w:t>
      </w:r>
      <w:r w:rsidR="00854109" w:rsidRPr="007F303E">
        <w:rPr>
          <w:rFonts w:ascii="Times New Roman" w:hAnsi="Times New Roman" w:cs="Times New Roman"/>
          <w:color w:val="000000" w:themeColor="text1"/>
        </w:rPr>
        <w:t>with</w:t>
      </w:r>
      <w:r w:rsidR="00854109">
        <w:rPr>
          <w:rFonts w:ascii="Times New Roman" w:hAnsi="Times New Roman" w:cs="Times New Roman"/>
          <w:color w:val="000000" w:themeColor="text1"/>
        </w:rPr>
        <w:t xml:space="preserve"> European culture and western Christian churches. </w:t>
      </w:r>
      <w:proofErr w:type="spellStart"/>
      <w:r w:rsidR="00854109">
        <w:rPr>
          <w:rFonts w:ascii="Times New Roman" w:hAnsi="Times New Roman" w:cs="Times New Roman"/>
          <w:color w:val="000000" w:themeColor="text1"/>
        </w:rPr>
        <w:t>Antonii’s</w:t>
      </w:r>
      <w:proofErr w:type="spellEnd"/>
      <w:r w:rsidR="00854109">
        <w:rPr>
          <w:rFonts w:ascii="Times New Roman" w:hAnsi="Times New Roman" w:cs="Times New Roman"/>
          <w:color w:val="000000" w:themeColor="text1"/>
        </w:rPr>
        <w:t xml:space="preserve"> synod sharply criticized those who wished to cooperate with non-Orthodox believers in contexts such as the Russian Student Christian Movement and meetings of the ecumenical movement</w:t>
      </w:r>
      <w:r>
        <w:rPr>
          <w:rFonts w:ascii="Times New Roman" w:hAnsi="Times New Roman" w:cs="Times New Roman"/>
        </w:rPr>
        <w:t>.</w:t>
      </w:r>
      <w:r w:rsidR="00FC2551">
        <w:rPr>
          <w:rStyle w:val="FootnoteReference"/>
          <w:rFonts w:ascii="Times New Roman" w:hAnsi="Times New Roman" w:cs="Times New Roman"/>
        </w:rPr>
        <w:footnoteReference w:id="27"/>
      </w:r>
      <w:r w:rsidR="00FC2551">
        <w:rPr>
          <w:rFonts w:ascii="Times New Roman" w:hAnsi="Times New Roman" w:cs="Times New Roman"/>
        </w:rPr>
        <w:t xml:space="preserve"> </w:t>
      </w:r>
      <w:r>
        <w:rPr>
          <w:rFonts w:ascii="Times New Roman" w:hAnsi="Times New Roman" w:cs="Times New Roman"/>
        </w:rPr>
        <w:t>Anderson explain</w:t>
      </w:r>
      <w:r w:rsidR="003C777C">
        <w:rPr>
          <w:rFonts w:ascii="Times New Roman" w:hAnsi="Times New Roman" w:cs="Times New Roman"/>
        </w:rPr>
        <w:t>ed</w:t>
      </w:r>
      <w:r>
        <w:rPr>
          <w:rFonts w:ascii="Times New Roman" w:hAnsi="Times New Roman" w:cs="Times New Roman"/>
        </w:rPr>
        <w:t xml:space="preserve"> the role played by the YMCA in </w:t>
      </w:r>
      <w:r w:rsidR="00BA128F">
        <w:rPr>
          <w:rFonts w:ascii="Times New Roman" w:hAnsi="Times New Roman" w:cs="Times New Roman"/>
        </w:rPr>
        <w:t xml:space="preserve">church </w:t>
      </w:r>
      <w:r>
        <w:rPr>
          <w:rFonts w:ascii="Times New Roman" w:hAnsi="Times New Roman" w:cs="Times New Roman"/>
        </w:rPr>
        <w:t>leadership dynamics</w:t>
      </w:r>
      <w:r w:rsidR="00BA128F">
        <w:rPr>
          <w:rFonts w:ascii="Times New Roman" w:hAnsi="Times New Roman" w:cs="Times New Roman"/>
        </w:rPr>
        <w:t xml:space="preserve"> </w:t>
      </w:r>
      <w:r>
        <w:rPr>
          <w:rFonts w:ascii="Times New Roman" w:hAnsi="Times New Roman" w:cs="Times New Roman"/>
        </w:rPr>
        <w:t xml:space="preserve">in this way: </w:t>
      </w:r>
    </w:p>
    <w:p w14:paraId="31E49D88" w14:textId="14637AFC" w:rsidR="006A4D49" w:rsidRDefault="00505563" w:rsidP="009650B9">
      <w:pPr>
        <w:ind w:left="720"/>
        <w:contextualSpacing/>
        <w:rPr>
          <w:rFonts w:ascii="Times New Roman" w:hAnsi="Times New Roman" w:cs="Times New Roman"/>
        </w:rPr>
      </w:pPr>
      <w:r>
        <w:rPr>
          <w:rFonts w:ascii="Times New Roman" w:hAnsi="Times New Roman" w:cs="Times New Roman"/>
        </w:rPr>
        <w:t xml:space="preserve">On one of his visits with Patriarch Tikhon in Moscow, Ethan Colton had been requested by him to carry to Archbishop </w:t>
      </w:r>
      <w:proofErr w:type="spellStart"/>
      <w:r>
        <w:rPr>
          <w:rFonts w:ascii="Times New Roman" w:hAnsi="Times New Roman" w:cs="Times New Roman"/>
        </w:rPr>
        <w:t>Evlogy</w:t>
      </w:r>
      <w:proofErr w:type="spellEnd"/>
      <w:r>
        <w:rPr>
          <w:rFonts w:ascii="Times New Roman" w:hAnsi="Times New Roman" w:cs="Times New Roman"/>
        </w:rPr>
        <w:t xml:space="preserve"> the message that he was considered by the Patriarchate as being in charge of the Church in Western Europe. </w:t>
      </w:r>
      <w:r w:rsidRPr="00910DB9">
        <w:rPr>
          <w:rFonts w:ascii="Times New Roman" w:hAnsi="Times New Roman" w:cs="Times New Roman"/>
        </w:rPr>
        <w:t xml:space="preserve">When Colton reached Berlin after this interview, he asked me, as the staff man best acquainted with the Russian language and </w:t>
      </w:r>
      <w:r>
        <w:rPr>
          <w:rFonts w:ascii="Times New Roman" w:hAnsi="Times New Roman" w:cs="Times New Roman"/>
        </w:rPr>
        <w:t>C</w:t>
      </w:r>
      <w:r w:rsidRPr="00910DB9">
        <w:rPr>
          <w:rFonts w:ascii="Times New Roman" w:hAnsi="Times New Roman" w:cs="Times New Roman"/>
        </w:rPr>
        <w:t>hurch, to accompany him to deliver the message. It was subsequently confirmed in writing, but in the meantime it gave comfort and assurance to Archbishop</w:t>
      </w:r>
      <w:r>
        <w:rPr>
          <w:rFonts w:ascii="Times New Roman" w:hAnsi="Times New Roman" w:cs="Times New Roman"/>
        </w:rPr>
        <w:t xml:space="preserve"> </w:t>
      </w:r>
      <w:proofErr w:type="spellStart"/>
      <w:r>
        <w:rPr>
          <w:rFonts w:ascii="Times New Roman" w:hAnsi="Times New Roman" w:cs="Times New Roman"/>
        </w:rPr>
        <w:lastRenderedPageBreak/>
        <w:t>Evlogy</w:t>
      </w:r>
      <w:proofErr w:type="spellEnd"/>
      <w:r w:rsidR="006A4D49">
        <w:rPr>
          <w:rFonts w:ascii="Times New Roman" w:hAnsi="Times New Roman" w:cs="Times New Roman"/>
        </w:rPr>
        <w:t xml:space="preserve">. </w:t>
      </w:r>
      <w:r>
        <w:rPr>
          <w:rFonts w:ascii="Times New Roman" w:hAnsi="Times New Roman" w:cs="Times New Roman"/>
        </w:rPr>
        <w:t xml:space="preserve">This conversation was Archbishop </w:t>
      </w:r>
      <w:proofErr w:type="spellStart"/>
      <w:r>
        <w:rPr>
          <w:rFonts w:ascii="Times New Roman" w:hAnsi="Times New Roman" w:cs="Times New Roman"/>
        </w:rPr>
        <w:t>Evlogy’s</w:t>
      </w:r>
      <w:proofErr w:type="spellEnd"/>
      <w:r>
        <w:rPr>
          <w:rFonts w:ascii="Times New Roman" w:hAnsi="Times New Roman" w:cs="Times New Roman"/>
        </w:rPr>
        <w:t xml:space="preserve"> first contact with the YMCA, and he never forgot it.</w:t>
      </w:r>
      <w:r w:rsidR="00FC2551">
        <w:rPr>
          <w:rStyle w:val="FootnoteReference"/>
          <w:rFonts w:ascii="Times New Roman" w:hAnsi="Times New Roman" w:cs="Times New Roman"/>
        </w:rPr>
        <w:footnoteReference w:id="28"/>
      </w:r>
      <w:r>
        <w:rPr>
          <w:rFonts w:ascii="Times New Roman" w:hAnsi="Times New Roman" w:cs="Times New Roman"/>
        </w:rPr>
        <w:t xml:space="preserve"> </w:t>
      </w:r>
    </w:p>
    <w:p w14:paraId="4771DC94" w14:textId="05B0F95D" w:rsidR="00FC2551" w:rsidRDefault="00FC2551" w:rsidP="00FC2551">
      <w:pPr>
        <w:contextualSpacing/>
        <w:rPr>
          <w:rFonts w:ascii="Times New Roman" w:hAnsi="Times New Roman" w:cs="Times New Roman"/>
        </w:rPr>
      </w:pPr>
    </w:p>
    <w:p w14:paraId="3AA609EA" w14:textId="4D42C259" w:rsidR="003C777C" w:rsidRDefault="003C777C" w:rsidP="003C777C">
      <w:pPr>
        <w:spacing w:line="480" w:lineRule="auto"/>
        <w:contextualSpacing/>
        <w:rPr>
          <w:rFonts w:ascii="Times New Roman" w:hAnsi="Times New Roman" w:cs="Times New Roman"/>
        </w:rPr>
      </w:pPr>
      <w:r>
        <w:rPr>
          <w:rFonts w:ascii="Times New Roman" w:hAnsi="Times New Roman" w:cs="Times New Roman"/>
        </w:rPr>
        <w:t xml:space="preserve">Colton and Anderson communicated Tikhon’s instruction to </w:t>
      </w:r>
      <w:proofErr w:type="spellStart"/>
      <w:r>
        <w:rPr>
          <w:rFonts w:ascii="Times New Roman" w:hAnsi="Times New Roman" w:cs="Times New Roman"/>
        </w:rPr>
        <w:t>Evlog</w:t>
      </w:r>
      <w:r w:rsidR="00625049">
        <w:rPr>
          <w:rFonts w:ascii="Times New Roman" w:hAnsi="Times New Roman" w:cs="Times New Roman"/>
        </w:rPr>
        <w:t>ii</w:t>
      </w:r>
      <w:proofErr w:type="spellEnd"/>
      <w:r>
        <w:rPr>
          <w:rFonts w:ascii="Times New Roman" w:hAnsi="Times New Roman" w:cs="Times New Roman"/>
        </w:rPr>
        <w:t xml:space="preserve"> to lead the Church in western Europe</w:t>
      </w:r>
      <w:r w:rsidR="009C6FC9">
        <w:rPr>
          <w:rFonts w:ascii="Times New Roman" w:hAnsi="Times New Roman" w:cs="Times New Roman"/>
        </w:rPr>
        <w:t xml:space="preserve">; they </w:t>
      </w:r>
      <w:r>
        <w:rPr>
          <w:rFonts w:ascii="Times New Roman" w:hAnsi="Times New Roman" w:cs="Times New Roman"/>
        </w:rPr>
        <w:t xml:space="preserve">also delivered Tikhon’s message that Metropolitan </w:t>
      </w:r>
      <w:proofErr w:type="spellStart"/>
      <w:r>
        <w:rPr>
          <w:rFonts w:ascii="Times New Roman" w:hAnsi="Times New Roman" w:cs="Times New Roman"/>
        </w:rPr>
        <w:t>Platon</w:t>
      </w:r>
      <w:proofErr w:type="spellEnd"/>
      <w:r>
        <w:rPr>
          <w:rFonts w:ascii="Times New Roman" w:hAnsi="Times New Roman" w:cs="Times New Roman"/>
        </w:rPr>
        <w:t xml:space="preserve"> should lead the Church in America</w:t>
      </w:r>
      <w:r w:rsidR="009C6FC9">
        <w:rPr>
          <w:rFonts w:ascii="Times New Roman" w:hAnsi="Times New Roman" w:cs="Times New Roman"/>
        </w:rPr>
        <w:t>. As Anderson stated,</w:t>
      </w:r>
    </w:p>
    <w:p w14:paraId="497944F0" w14:textId="3E2BE676" w:rsidR="003C777C" w:rsidRDefault="003C777C" w:rsidP="00AA317C">
      <w:pPr>
        <w:ind w:left="720"/>
        <w:rPr>
          <w:rFonts w:ascii="Times New Roman" w:hAnsi="Times New Roman" w:cs="Times New Roman"/>
          <w:color w:val="000000" w:themeColor="text1"/>
        </w:rPr>
      </w:pPr>
      <w:r>
        <w:rPr>
          <w:rFonts w:ascii="Times New Roman" w:hAnsi="Times New Roman" w:cs="Times New Roman"/>
          <w:color w:val="000000" w:themeColor="text1"/>
        </w:rPr>
        <w:t>L</w:t>
      </w:r>
      <w:r w:rsidRPr="008C0996">
        <w:rPr>
          <w:rFonts w:ascii="Times New Roman" w:hAnsi="Times New Roman" w:cs="Times New Roman"/>
          <w:color w:val="000000" w:themeColor="text1"/>
        </w:rPr>
        <w:t>et me return again to</w:t>
      </w:r>
      <w:r>
        <w:rPr>
          <w:rFonts w:ascii="Times New Roman" w:hAnsi="Times New Roman" w:cs="Times New Roman"/>
          <w:color w:val="000000" w:themeColor="text1"/>
        </w:rPr>
        <w:t xml:space="preserve"> Dr. </w:t>
      </w:r>
      <w:r w:rsidRPr="008C0996">
        <w:rPr>
          <w:rFonts w:ascii="Times New Roman" w:hAnsi="Times New Roman" w:cs="Times New Roman"/>
          <w:color w:val="000000" w:themeColor="text1"/>
        </w:rPr>
        <w:t>Colton. He came out from Moscow when I was stationed in Berlin.</w:t>
      </w:r>
      <w:r>
        <w:rPr>
          <w:rFonts w:ascii="Times New Roman" w:hAnsi="Times New Roman" w:cs="Times New Roman"/>
          <w:color w:val="000000" w:themeColor="text1"/>
        </w:rPr>
        <w:t xml:space="preserve"> </w:t>
      </w:r>
      <w:r w:rsidRPr="008C0996">
        <w:rPr>
          <w:rFonts w:ascii="Times New Roman" w:hAnsi="Times New Roman" w:cs="Times New Roman"/>
          <w:color w:val="000000" w:themeColor="text1"/>
        </w:rPr>
        <w:t xml:space="preserve">This was in late April or </w:t>
      </w:r>
      <w:r>
        <w:rPr>
          <w:rFonts w:ascii="Times New Roman" w:hAnsi="Times New Roman" w:cs="Times New Roman"/>
          <w:color w:val="000000" w:themeColor="text1"/>
        </w:rPr>
        <w:t>M</w:t>
      </w:r>
      <w:r w:rsidRPr="008C0996">
        <w:rPr>
          <w:rFonts w:ascii="Times New Roman" w:hAnsi="Times New Roman" w:cs="Times New Roman"/>
          <w:color w:val="000000" w:themeColor="text1"/>
        </w:rPr>
        <w:t>ay, 1922. He brought the verbal message</w:t>
      </w:r>
      <w:r w:rsidR="00B3059C">
        <w:rPr>
          <w:rFonts w:ascii="Times New Roman" w:hAnsi="Times New Roman" w:cs="Times New Roman"/>
          <w:color w:val="000000" w:themeColor="text1"/>
        </w:rPr>
        <w:t xml:space="preserve"> </w:t>
      </w:r>
      <w:r>
        <w:rPr>
          <w:rFonts w:ascii="Times New Roman" w:hAnsi="Times New Roman" w:cs="Times New Roman"/>
          <w:color w:val="000000" w:themeColor="text1"/>
        </w:rPr>
        <w:t>(</w:t>
      </w:r>
      <w:r w:rsidRPr="008C0996">
        <w:rPr>
          <w:rFonts w:ascii="Times New Roman" w:hAnsi="Times New Roman" w:cs="Times New Roman"/>
          <w:color w:val="000000" w:themeColor="text1"/>
        </w:rPr>
        <w:t>subsequently</w:t>
      </w:r>
      <w:r w:rsidR="00B3059C">
        <w:rPr>
          <w:rFonts w:ascii="Times New Roman" w:hAnsi="Times New Roman" w:cs="Times New Roman"/>
          <w:color w:val="000000" w:themeColor="text1"/>
        </w:rPr>
        <w:t xml:space="preserve"> </w:t>
      </w:r>
      <w:r w:rsidRPr="008C0996">
        <w:rPr>
          <w:rFonts w:ascii="Times New Roman" w:hAnsi="Times New Roman" w:cs="Times New Roman"/>
          <w:color w:val="000000" w:themeColor="text1"/>
        </w:rPr>
        <w:t>in writing</w:t>
      </w:r>
      <w:r>
        <w:rPr>
          <w:rFonts w:ascii="Times New Roman" w:hAnsi="Times New Roman" w:cs="Times New Roman"/>
          <w:color w:val="000000" w:themeColor="text1"/>
        </w:rPr>
        <w:t xml:space="preserve">) </w:t>
      </w:r>
      <w:r w:rsidRPr="008C0996">
        <w:rPr>
          <w:rFonts w:ascii="Times New Roman" w:hAnsi="Times New Roman" w:cs="Times New Roman"/>
          <w:color w:val="000000" w:themeColor="text1"/>
        </w:rPr>
        <w:t xml:space="preserve">from </w:t>
      </w:r>
      <w:r>
        <w:rPr>
          <w:rFonts w:ascii="Times New Roman" w:hAnsi="Times New Roman" w:cs="Times New Roman"/>
          <w:color w:val="000000" w:themeColor="text1"/>
        </w:rPr>
        <w:t>P</w:t>
      </w:r>
      <w:r w:rsidRPr="008C0996">
        <w:rPr>
          <w:rFonts w:ascii="Times New Roman" w:hAnsi="Times New Roman" w:cs="Times New Roman"/>
          <w:color w:val="000000" w:themeColor="text1"/>
        </w:rPr>
        <w:t xml:space="preserve">atriarch </w:t>
      </w:r>
      <w:r>
        <w:rPr>
          <w:rFonts w:ascii="Times New Roman" w:hAnsi="Times New Roman" w:cs="Times New Roman"/>
          <w:color w:val="000000" w:themeColor="text1"/>
        </w:rPr>
        <w:t>T</w:t>
      </w:r>
      <w:r w:rsidRPr="008C0996">
        <w:rPr>
          <w:rFonts w:ascii="Times New Roman" w:hAnsi="Times New Roman" w:cs="Times New Roman"/>
          <w:color w:val="000000" w:themeColor="text1"/>
        </w:rPr>
        <w:t>i</w:t>
      </w:r>
      <w:r>
        <w:rPr>
          <w:rFonts w:ascii="Times New Roman" w:hAnsi="Times New Roman" w:cs="Times New Roman"/>
          <w:color w:val="000000" w:themeColor="text1"/>
        </w:rPr>
        <w:t>khon</w:t>
      </w:r>
      <w:r w:rsidRPr="008C0996">
        <w:rPr>
          <w:rFonts w:ascii="Times New Roman" w:hAnsi="Times New Roman" w:cs="Times New Roman"/>
          <w:color w:val="000000" w:themeColor="text1"/>
        </w:rPr>
        <w:t xml:space="preserve"> to </w:t>
      </w:r>
      <w:r>
        <w:rPr>
          <w:rFonts w:ascii="Times New Roman" w:hAnsi="Times New Roman" w:cs="Times New Roman"/>
          <w:color w:val="000000" w:themeColor="text1"/>
        </w:rPr>
        <w:t>M</w:t>
      </w:r>
      <w:r w:rsidRPr="008C0996">
        <w:rPr>
          <w:rFonts w:ascii="Times New Roman" w:hAnsi="Times New Roman" w:cs="Times New Roman"/>
          <w:color w:val="000000" w:themeColor="text1"/>
        </w:rPr>
        <w:t xml:space="preserve">etropolitan </w:t>
      </w:r>
      <w:proofErr w:type="spellStart"/>
      <w:r>
        <w:rPr>
          <w:rFonts w:ascii="Times New Roman" w:hAnsi="Times New Roman" w:cs="Times New Roman"/>
          <w:color w:val="000000" w:themeColor="text1"/>
        </w:rPr>
        <w:t>E</w:t>
      </w:r>
      <w:r w:rsidRPr="008C0996">
        <w:rPr>
          <w:rFonts w:ascii="Times New Roman" w:hAnsi="Times New Roman" w:cs="Times New Roman"/>
          <w:color w:val="000000" w:themeColor="text1"/>
        </w:rPr>
        <w:t>ulogius</w:t>
      </w:r>
      <w:proofErr w:type="spellEnd"/>
      <w:r w:rsidRPr="008C0996">
        <w:rPr>
          <w:rFonts w:ascii="Times New Roman" w:hAnsi="Times New Roman" w:cs="Times New Roman"/>
          <w:color w:val="000000" w:themeColor="text1"/>
        </w:rPr>
        <w:t xml:space="preserve">, also in Berlin, living in the residential corridors of the </w:t>
      </w:r>
      <w:r>
        <w:rPr>
          <w:rFonts w:ascii="Times New Roman" w:hAnsi="Times New Roman" w:cs="Times New Roman"/>
          <w:color w:val="000000" w:themeColor="text1"/>
        </w:rPr>
        <w:t>R</w:t>
      </w:r>
      <w:r w:rsidRPr="008C0996">
        <w:rPr>
          <w:rFonts w:ascii="Times New Roman" w:hAnsi="Times New Roman" w:cs="Times New Roman"/>
          <w:color w:val="000000" w:themeColor="text1"/>
        </w:rPr>
        <w:t xml:space="preserve">ussian </w:t>
      </w:r>
      <w:r>
        <w:rPr>
          <w:rFonts w:ascii="Times New Roman" w:hAnsi="Times New Roman" w:cs="Times New Roman"/>
          <w:color w:val="000000" w:themeColor="text1"/>
        </w:rPr>
        <w:t>C</w:t>
      </w:r>
      <w:r w:rsidRPr="008C0996">
        <w:rPr>
          <w:rFonts w:ascii="Times New Roman" w:hAnsi="Times New Roman" w:cs="Times New Roman"/>
          <w:color w:val="000000" w:themeColor="text1"/>
        </w:rPr>
        <w:t xml:space="preserve">hurch located in the premises of the old Russian embassy on </w:t>
      </w:r>
      <w:proofErr w:type="spellStart"/>
      <w:r>
        <w:rPr>
          <w:rFonts w:ascii="Times New Roman" w:hAnsi="Times New Roman" w:cs="Times New Roman"/>
          <w:color w:val="000000" w:themeColor="text1"/>
        </w:rPr>
        <w:t>U</w:t>
      </w:r>
      <w:r w:rsidRPr="008C0996">
        <w:rPr>
          <w:rFonts w:ascii="Times New Roman" w:hAnsi="Times New Roman" w:cs="Times New Roman"/>
          <w:color w:val="000000" w:themeColor="text1"/>
        </w:rPr>
        <w:t>nter</w:t>
      </w:r>
      <w:proofErr w:type="spellEnd"/>
      <w:r w:rsidRPr="008C0996">
        <w:rPr>
          <w:rFonts w:ascii="Times New Roman" w:hAnsi="Times New Roman" w:cs="Times New Roman"/>
          <w:color w:val="000000" w:themeColor="text1"/>
        </w:rPr>
        <w:t xml:space="preserve"> den Linden. D</w:t>
      </w:r>
      <w:r>
        <w:rPr>
          <w:rFonts w:ascii="Times New Roman" w:hAnsi="Times New Roman" w:cs="Times New Roman"/>
          <w:color w:val="000000" w:themeColor="text1"/>
        </w:rPr>
        <w:t>r. Co</w:t>
      </w:r>
      <w:r w:rsidRPr="008C0996">
        <w:rPr>
          <w:rFonts w:ascii="Times New Roman" w:hAnsi="Times New Roman" w:cs="Times New Roman"/>
          <w:color w:val="000000" w:themeColor="text1"/>
        </w:rPr>
        <w:t xml:space="preserve">lton asked me to go with him and interpret in conveying his message to </w:t>
      </w:r>
      <w:r>
        <w:rPr>
          <w:rFonts w:ascii="Times New Roman" w:hAnsi="Times New Roman" w:cs="Times New Roman"/>
          <w:color w:val="000000" w:themeColor="text1"/>
        </w:rPr>
        <w:t>M</w:t>
      </w:r>
      <w:r w:rsidRPr="008C0996">
        <w:rPr>
          <w:rFonts w:ascii="Times New Roman" w:hAnsi="Times New Roman" w:cs="Times New Roman"/>
          <w:color w:val="000000" w:themeColor="text1"/>
        </w:rPr>
        <w:t xml:space="preserve">etropolitan </w:t>
      </w:r>
      <w:r>
        <w:rPr>
          <w:rFonts w:ascii="Times New Roman" w:hAnsi="Times New Roman" w:cs="Times New Roman"/>
          <w:color w:val="000000" w:themeColor="text1"/>
        </w:rPr>
        <w:t>(</w:t>
      </w:r>
      <w:r w:rsidRPr="008C0996">
        <w:rPr>
          <w:rFonts w:ascii="Times New Roman" w:hAnsi="Times New Roman" w:cs="Times New Roman"/>
          <w:color w:val="000000" w:themeColor="text1"/>
        </w:rPr>
        <w:t>then Archbishop</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Eu</w:t>
      </w:r>
      <w:r w:rsidRPr="008C0996">
        <w:rPr>
          <w:rFonts w:ascii="Times New Roman" w:hAnsi="Times New Roman" w:cs="Times New Roman"/>
          <w:color w:val="000000" w:themeColor="text1"/>
        </w:rPr>
        <w:t>log</w:t>
      </w:r>
      <w:r>
        <w:rPr>
          <w:rFonts w:ascii="Times New Roman" w:hAnsi="Times New Roman" w:cs="Times New Roman"/>
          <w:color w:val="000000" w:themeColor="text1"/>
        </w:rPr>
        <w:t>i</w:t>
      </w:r>
      <w:r w:rsidRPr="008C0996">
        <w:rPr>
          <w:rFonts w:ascii="Times New Roman" w:hAnsi="Times New Roman" w:cs="Times New Roman"/>
          <w:color w:val="000000" w:themeColor="text1"/>
        </w:rPr>
        <w:t>us</w:t>
      </w:r>
      <w:proofErr w:type="spellEnd"/>
      <w:r w:rsidRPr="008C0996">
        <w:rPr>
          <w:rFonts w:ascii="Times New Roman" w:hAnsi="Times New Roman" w:cs="Times New Roman"/>
          <w:color w:val="000000" w:themeColor="text1"/>
        </w:rPr>
        <w:t xml:space="preserve"> to the effect that </w:t>
      </w:r>
      <w:proofErr w:type="spellStart"/>
      <w:r>
        <w:rPr>
          <w:rFonts w:ascii="Times New Roman" w:hAnsi="Times New Roman" w:cs="Times New Roman"/>
          <w:color w:val="000000" w:themeColor="text1"/>
        </w:rPr>
        <w:t>E</w:t>
      </w:r>
      <w:r w:rsidRPr="008C0996">
        <w:rPr>
          <w:rFonts w:ascii="Times New Roman" w:hAnsi="Times New Roman" w:cs="Times New Roman"/>
          <w:color w:val="000000" w:themeColor="text1"/>
        </w:rPr>
        <w:t>ulogius</w:t>
      </w:r>
      <w:proofErr w:type="spellEnd"/>
      <w:r w:rsidRPr="008C0996">
        <w:rPr>
          <w:rFonts w:ascii="Times New Roman" w:hAnsi="Times New Roman" w:cs="Times New Roman"/>
          <w:color w:val="000000" w:themeColor="text1"/>
        </w:rPr>
        <w:t xml:space="preserve"> should confirm to </w:t>
      </w:r>
      <w:r>
        <w:rPr>
          <w:rFonts w:ascii="Times New Roman" w:hAnsi="Times New Roman" w:cs="Times New Roman"/>
          <w:color w:val="000000" w:themeColor="text1"/>
        </w:rPr>
        <w:t>M</w:t>
      </w:r>
      <w:r w:rsidRPr="008C0996">
        <w:rPr>
          <w:rFonts w:ascii="Times New Roman" w:hAnsi="Times New Roman" w:cs="Times New Roman"/>
          <w:color w:val="000000" w:themeColor="text1"/>
        </w:rPr>
        <w:t xml:space="preserve">etropolitan </w:t>
      </w:r>
      <w:proofErr w:type="spellStart"/>
      <w:r>
        <w:rPr>
          <w:rFonts w:ascii="Times New Roman" w:hAnsi="Times New Roman" w:cs="Times New Roman"/>
          <w:color w:val="000000" w:themeColor="text1"/>
        </w:rPr>
        <w:t>P</w:t>
      </w:r>
      <w:r w:rsidRPr="008C0996">
        <w:rPr>
          <w:rFonts w:ascii="Times New Roman" w:hAnsi="Times New Roman" w:cs="Times New Roman"/>
          <w:color w:val="000000" w:themeColor="text1"/>
        </w:rPr>
        <w:t>laton</w:t>
      </w:r>
      <w:proofErr w:type="spellEnd"/>
      <w:r w:rsidRPr="008C0996">
        <w:rPr>
          <w:rFonts w:ascii="Times New Roman" w:hAnsi="Times New Roman" w:cs="Times New Roman"/>
          <w:color w:val="000000" w:themeColor="text1"/>
        </w:rPr>
        <w:t xml:space="preserve"> the </w:t>
      </w:r>
      <w:r>
        <w:rPr>
          <w:rFonts w:ascii="Times New Roman" w:hAnsi="Times New Roman" w:cs="Times New Roman"/>
          <w:color w:val="000000" w:themeColor="text1"/>
        </w:rPr>
        <w:t>P</w:t>
      </w:r>
      <w:r w:rsidRPr="008C0996">
        <w:rPr>
          <w:rFonts w:ascii="Times New Roman" w:hAnsi="Times New Roman" w:cs="Times New Roman"/>
          <w:color w:val="000000" w:themeColor="text1"/>
        </w:rPr>
        <w:t>atriarch</w:t>
      </w:r>
      <w:r>
        <w:rPr>
          <w:rFonts w:ascii="Times New Roman" w:hAnsi="Times New Roman" w:cs="Times New Roman"/>
          <w:color w:val="000000" w:themeColor="text1"/>
        </w:rPr>
        <w:t>’</w:t>
      </w:r>
      <w:r w:rsidRPr="008C0996">
        <w:rPr>
          <w:rFonts w:ascii="Times New Roman" w:hAnsi="Times New Roman" w:cs="Times New Roman"/>
          <w:color w:val="000000" w:themeColor="text1"/>
        </w:rPr>
        <w:t>s desire to have him rule the Orthodox Church in America. I kept no written record of this conversation</w:t>
      </w:r>
      <w:r>
        <w:rPr>
          <w:rFonts w:ascii="Times New Roman" w:hAnsi="Times New Roman" w:cs="Times New Roman"/>
          <w:color w:val="000000" w:themeColor="text1"/>
        </w:rPr>
        <w:t>, b</w:t>
      </w:r>
      <w:r w:rsidRPr="008C0996">
        <w:rPr>
          <w:rFonts w:ascii="Times New Roman" w:hAnsi="Times New Roman" w:cs="Times New Roman"/>
          <w:color w:val="000000" w:themeColor="text1"/>
        </w:rPr>
        <w:t>ut Dr. Colton was asked to testify in court in New York</w:t>
      </w:r>
      <w:r>
        <w:rPr>
          <w:rFonts w:ascii="Times New Roman" w:hAnsi="Times New Roman" w:cs="Times New Roman"/>
          <w:color w:val="000000" w:themeColor="text1"/>
        </w:rPr>
        <w:t xml:space="preserve"> in </w:t>
      </w:r>
      <w:r w:rsidRPr="008C0996">
        <w:rPr>
          <w:rFonts w:ascii="Times New Roman" w:hAnsi="Times New Roman" w:cs="Times New Roman"/>
          <w:color w:val="000000" w:themeColor="text1"/>
        </w:rPr>
        <w:t xml:space="preserve">the controversy between the </w:t>
      </w:r>
      <w:r>
        <w:rPr>
          <w:rFonts w:ascii="Times New Roman" w:hAnsi="Times New Roman" w:cs="Times New Roman"/>
          <w:color w:val="000000" w:themeColor="text1"/>
        </w:rPr>
        <w:t>L</w:t>
      </w:r>
      <w:r w:rsidRPr="008C0996">
        <w:rPr>
          <w:rFonts w:ascii="Times New Roman" w:hAnsi="Times New Roman" w:cs="Times New Roman"/>
          <w:color w:val="000000" w:themeColor="text1"/>
        </w:rPr>
        <w:t xml:space="preserve">iving </w:t>
      </w:r>
      <w:r>
        <w:rPr>
          <w:rFonts w:ascii="Times New Roman" w:hAnsi="Times New Roman" w:cs="Times New Roman"/>
          <w:color w:val="000000" w:themeColor="text1"/>
        </w:rPr>
        <w:t>C</w:t>
      </w:r>
      <w:r w:rsidRPr="008C0996">
        <w:rPr>
          <w:rFonts w:ascii="Times New Roman" w:hAnsi="Times New Roman" w:cs="Times New Roman"/>
          <w:color w:val="000000" w:themeColor="text1"/>
        </w:rPr>
        <w:t xml:space="preserve">hurch representative and the lawyers for the </w:t>
      </w:r>
      <w:proofErr w:type="spellStart"/>
      <w:r>
        <w:rPr>
          <w:rFonts w:ascii="Times New Roman" w:hAnsi="Times New Roman" w:cs="Times New Roman"/>
          <w:color w:val="000000" w:themeColor="text1"/>
        </w:rPr>
        <w:t>M</w:t>
      </w:r>
      <w:r w:rsidRPr="008C0996">
        <w:rPr>
          <w:rFonts w:ascii="Times New Roman" w:hAnsi="Times New Roman" w:cs="Times New Roman"/>
          <w:color w:val="000000" w:themeColor="text1"/>
        </w:rPr>
        <w:t>etropolia</w:t>
      </w:r>
      <w:proofErr w:type="spellEnd"/>
      <w:r w:rsidRPr="008C0996">
        <w:rPr>
          <w:rFonts w:ascii="Times New Roman" w:hAnsi="Times New Roman" w:cs="Times New Roman"/>
          <w:color w:val="000000" w:themeColor="text1"/>
        </w:rPr>
        <w:t>, and this is to be found in the court record</w:t>
      </w:r>
      <w:r w:rsidR="00AA317C">
        <w:rPr>
          <w:rFonts w:ascii="Times New Roman" w:hAnsi="Times New Roman" w:cs="Times New Roman"/>
          <w:color w:val="000000" w:themeColor="text1"/>
        </w:rPr>
        <w:t xml:space="preserve">. . . </w:t>
      </w:r>
      <w:r w:rsidRPr="008C0996">
        <w:rPr>
          <w:rFonts w:ascii="Times New Roman" w:hAnsi="Times New Roman" w:cs="Times New Roman"/>
          <w:color w:val="000000" w:themeColor="text1"/>
        </w:rPr>
        <w:t>.</w:t>
      </w:r>
      <w:r>
        <w:rPr>
          <w:rStyle w:val="FootnoteReference"/>
          <w:rFonts w:ascii="Times New Roman" w:hAnsi="Times New Roman" w:cs="Times New Roman"/>
          <w:color w:val="000000" w:themeColor="text1"/>
        </w:rPr>
        <w:footnoteReference w:id="29"/>
      </w:r>
    </w:p>
    <w:p w14:paraId="3608ADCD" w14:textId="77777777" w:rsidR="003C777C" w:rsidRPr="003C777C" w:rsidRDefault="003C777C" w:rsidP="003C777C">
      <w:pPr>
        <w:rPr>
          <w:rFonts w:ascii="Times New Roman" w:hAnsi="Times New Roman" w:cs="Times New Roman"/>
          <w:color w:val="000000" w:themeColor="text1"/>
        </w:rPr>
      </w:pPr>
    </w:p>
    <w:p w14:paraId="0A4BAA91" w14:textId="7C2989F4" w:rsidR="00B818E0" w:rsidRDefault="00505563" w:rsidP="0077485C">
      <w:pPr>
        <w:spacing w:line="480" w:lineRule="auto"/>
        <w:contextualSpacing/>
        <w:rPr>
          <w:rFonts w:ascii="Times New Roman" w:hAnsi="Times New Roman" w:cs="Times New Roman"/>
        </w:rPr>
      </w:pPr>
      <w:r>
        <w:rPr>
          <w:rFonts w:ascii="Times New Roman" w:hAnsi="Times New Roman" w:cs="Times New Roman"/>
        </w:rPr>
        <w:t xml:space="preserve">Anderson visited the metropolitan many times in Berlin and </w:t>
      </w:r>
      <w:r w:rsidR="00F126CC">
        <w:rPr>
          <w:rFonts w:ascii="Times New Roman" w:hAnsi="Times New Roman" w:cs="Times New Roman"/>
        </w:rPr>
        <w:t xml:space="preserve">later </w:t>
      </w:r>
      <w:r>
        <w:rPr>
          <w:rFonts w:ascii="Times New Roman" w:hAnsi="Times New Roman" w:cs="Times New Roman"/>
        </w:rPr>
        <w:t xml:space="preserve">in Paris (at the Alexander </w:t>
      </w:r>
      <w:proofErr w:type="spellStart"/>
      <w:r>
        <w:rPr>
          <w:rFonts w:ascii="Times New Roman" w:hAnsi="Times New Roman" w:cs="Times New Roman"/>
        </w:rPr>
        <w:t>Nevsky</w:t>
      </w:r>
      <w:proofErr w:type="spellEnd"/>
      <w:r>
        <w:rPr>
          <w:rFonts w:ascii="Times New Roman" w:hAnsi="Times New Roman" w:cs="Times New Roman"/>
        </w:rPr>
        <w:t xml:space="preserve"> Cathedral, 12 rue Daru) until his death in 1946. Anderson summarized, “He was the chief and most loyal ecclesiastical sponsor of our work, whether as the YMCA or as the Russian Student Christian Movement Abroad.”</w:t>
      </w:r>
      <w:r w:rsidR="00FC2551">
        <w:rPr>
          <w:rStyle w:val="FootnoteReference"/>
          <w:rFonts w:ascii="Times New Roman" w:hAnsi="Times New Roman" w:cs="Times New Roman"/>
        </w:rPr>
        <w:footnoteReference w:id="30"/>
      </w:r>
      <w:r w:rsidR="00FA5794">
        <w:rPr>
          <w:rFonts w:ascii="Times New Roman" w:hAnsi="Times New Roman" w:cs="Times New Roman"/>
        </w:rPr>
        <w:t xml:space="preserve"> The connections of the Y</w:t>
      </w:r>
      <w:r w:rsidR="00D84A34">
        <w:rPr>
          <w:rFonts w:ascii="Times New Roman" w:hAnsi="Times New Roman" w:cs="Times New Roman"/>
        </w:rPr>
        <w:t xml:space="preserve"> </w:t>
      </w:r>
      <w:r w:rsidR="00FA5794">
        <w:rPr>
          <w:rFonts w:ascii="Times New Roman" w:hAnsi="Times New Roman" w:cs="Times New Roman"/>
        </w:rPr>
        <w:t>to</w:t>
      </w:r>
      <w:r w:rsidR="00F8164D">
        <w:rPr>
          <w:rFonts w:ascii="Times New Roman" w:hAnsi="Times New Roman" w:cs="Times New Roman"/>
        </w:rPr>
        <w:t xml:space="preserve"> </w:t>
      </w:r>
      <w:r w:rsidR="00FA5794">
        <w:rPr>
          <w:rFonts w:ascii="Times New Roman" w:hAnsi="Times New Roman" w:cs="Times New Roman"/>
        </w:rPr>
        <w:t>Tikhon and</w:t>
      </w:r>
      <w:r w:rsidR="00A53F1D">
        <w:rPr>
          <w:rFonts w:ascii="Times New Roman" w:hAnsi="Times New Roman" w:cs="Times New Roman"/>
        </w:rPr>
        <w:t xml:space="preserve"> </w:t>
      </w:r>
      <w:proofErr w:type="spellStart"/>
      <w:r w:rsidR="00FA5794">
        <w:rPr>
          <w:rFonts w:ascii="Times New Roman" w:hAnsi="Times New Roman" w:cs="Times New Roman"/>
        </w:rPr>
        <w:t>Evlog</w:t>
      </w:r>
      <w:r w:rsidR="00517CC8">
        <w:rPr>
          <w:rFonts w:ascii="Times New Roman" w:hAnsi="Times New Roman" w:cs="Times New Roman"/>
        </w:rPr>
        <w:t>ii</w:t>
      </w:r>
      <w:proofErr w:type="spellEnd"/>
      <w:r w:rsidR="00FA5794">
        <w:rPr>
          <w:rFonts w:ascii="Times New Roman" w:hAnsi="Times New Roman" w:cs="Times New Roman"/>
        </w:rPr>
        <w:t xml:space="preserve"> led to ongoing cooperation; for example, </w:t>
      </w:r>
      <w:r w:rsidR="00B818E0" w:rsidRPr="005B64F1">
        <w:rPr>
          <w:rFonts w:ascii="Times New Roman" w:hAnsi="Times New Roman" w:cs="Times New Roman"/>
        </w:rPr>
        <w:t>Mott secured funds for the publication of an English</w:t>
      </w:r>
      <w:r w:rsidR="00B818E0">
        <w:rPr>
          <w:rFonts w:ascii="Times New Roman" w:hAnsi="Times New Roman" w:cs="Times New Roman"/>
        </w:rPr>
        <w:t>-language O</w:t>
      </w:r>
      <w:r w:rsidR="00B818E0" w:rsidRPr="005B64F1">
        <w:rPr>
          <w:rFonts w:ascii="Times New Roman" w:hAnsi="Times New Roman" w:cs="Times New Roman"/>
        </w:rPr>
        <w:t xml:space="preserve">rthodox </w:t>
      </w:r>
      <w:r w:rsidR="00B818E0">
        <w:rPr>
          <w:rFonts w:ascii="Times New Roman" w:hAnsi="Times New Roman" w:cs="Times New Roman"/>
        </w:rPr>
        <w:t>s</w:t>
      </w:r>
      <w:r w:rsidR="00B818E0" w:rsidRPr="005B64F1">
        <w:rPr>
          <w:rFonts w:ascii="Times New Roman" w:hAnsi="Times New Roman" w:cs="Times New Roman"/>
        </w:rPr>
        <w:t xml:space="preserve">ervice </w:t>
      </w:r>
      <w:r w:rsidR="00B818E0">
        <w:rPr>
          <w:rFonts w:ascii="Times New Roman" w:hAnsi="Times New Roman" w:cs="Times New Roman"/>
        </w:rPr>
        <w:t>b</w:t>
      </w:r>
      <w:r w:rsidR="00B818E0" w:rsidRPr="005B64F1">
        <w:rPr>
          <w:rFonts w:ascii="Times New Roman" w:hAnsi="Times New Roman" w:cs="Times New Roman"/>
        </w:rPr>
        <w:t>ook</w:t>
      </w:r>
      <w:r w:rsidR="00FA5794">
        <w:rPr>
          <w:rFonts w:ascii="Times New Roman" w:hAnsi="Times New Roman" w:cs="Times New Roman"/>
        </w:rPr>
        <w:t>, and</w:t>
      </w:r>
      <w:r w:rsidR="00F8164D">
        <w:rPr>
          <w:rFonts w:ascii="Times New Roman" w:hAnsi="Times New Roman" w:cs="Times New Roman"/>
        </w:rPr>
        <w:t xml:space="preserve"> </w:t>
      </w:r>
      <w:r w:rsidR="00B818E0">
        <w:rPr>
          <w:rFonts w:ascii="Times New Roman" w:hAnsi="Times New Roman" w:cs="Times New Roman"/>
        </w:rPr>
        <w:t>T</w:t>
      </w:r>
      <w:r w:rsidR="00B818E0" w:rsidRPr="005B64F1">
        <w:rPr>
          <w:rFonts w:ascii="Times New Roman" w:hAnsi="Times New Roman" w:cs="Times New Roman"/>
        </w:rPr>
        <w:t xml:space="preserve">ikhon </w:t>
      </w:r>
      <w:r w:rsidR="00B818E0">
        <w:rPr>
          <w:rFonts w:ascii="Times New Roman" w:hAnsi="Times New Roman" w:cs="Times New Roman"/>
        </w:rPr>
        <w:t xml:space="preserve">provided </w:t>
      </w:r>
      <w:r w:rsidR="00B818E0" w:rsidRPr="005B64F1">
        <w:rPr>
          <w:rFonts w:ascii="Times New Roman" w:hAnsi="Times New Roman" w:cs="Times New Roman"/>
        </w:rPr>
        <w:t xml:space="preserve">written authorization, </w:t>
      </w:r>
      <w:r w:rsidR="00B818E0">
        <w:rPr>
          <w:rFonts w:ascii="Times New Roman" w:hAnsi="Times New Roman" w:cs="Times New Roman"/>
        </w:rPr>
        <w:t xml:space="preserve">which was </w:t>
      </w:r>
      <w:r w:rsidR="00B818E0" w:rsidRPr="005B64F1">
        <w:rPr>
          <w:rFonts w:ascii="Times New Roman" w:hAnsi="Times New Roman" w:cs="Times New Roman"/>
        </w:rPr>
        <w:t>printed in the book</w:t>
      </w:r>
      <w:r w:rsidR="00B818E0">
        <w:rPr>
          <w:rFonts w:ascii="Times New Roman" w:hAnsi="Times New Roman" w:cs="Times New Roman"/>
        </w:rPr>
        <w:t>.</w:t>
      </w:r>
      <w:r w:rsidR="00FA5794">
        <w:rPr>
          <w:rStyle w:val="FootnoteReference"/>
          <w:rFonts w:ascii="Times New Roman" w:hAnsi="Times New Roman" w:cs="Times New Roman"/>
        </w:rPr>
        <w:footnoteReference w:id="31"/>
      </w:r>
      <w:r w:rsidR="007506C1">
        <w:rPr>
          <w:rFonts w:ascii="Times New Roman" w:hAnsi="Times New Roman" w:cs="Times New Roman"/>
        </w:rPr>
        <w:t xml:space="preserve"> Years later, Anderson provided clarification about his connection to</w:t>
      </w:r>
      <w:r w:rsidR="00F8164D">
        <w:rPr>
          <w:rFonts w:ascii="Times New Roman" w:hAnsi="Times New Roman" w:cs="Times New Roman"/>
        </w:rPr>
        <w:t xml:space="preserve"> </w:t>
      </w:r>
      <w:r w:rsidR="007506C1">
        <w:rPr>
          <w:rFonts w:ascii="Times New Roman" w:hAnsi="Times New Roman" w:cs="Times New Roman"/>
        </w:rPr>
        <w:t>Tikhon:</w:t>
      </w:r>
    </w:p>
    <w:p w14:paraId="67F328B9" w14:textId="7D8B596D" w:rsidR="007506C1" w:rsidRDefault="007506C1" w:rsidP="00006445">
      <w:pPr>
        <w:ind w:left="720"/>
        <w:rPr>
          <w:rFonts w:ascii="Times New Roman" w:hAnsi="Times New Roman" w:cs="Times New Roman"/>
          <w:color w:val="000000" w:themeColor="text1"/>
        </w:rPr>
      </w:pPr>
      <w:r w:rsidRPr="007A3506">
        <w:rPr>
          <w:rFonts w:ascii="Times New Roman" w:hAnsi="Times New Roman" w:cs="Times New Roman"/>
          <w:color w:val="000000" w:themeColor="text1"/>
        </w:rPr>
        <w:t xml:space="preserve">I did not personally meet </w:t>
      </w:r>
      <w:r>
        <w:rPr>
          <w:rFonts w:ascii="Times New Roman" w:hAnsi="Times New Roman" w:cs="Times New Roman"/>
          <w:color w:val="000000" w:themeColor="text1"/>
        </w:rPr>
        <w:t>P</w:t>
      </w:r>
      <w:r w:rsidRPr="007A3506">
        <w:rPr>
          <w:rFonts w:ascii="Times New Roman" w:hAnsi="Times New Roman" w:cs="Times New Roman"/>
          <w:color w:val="000000" w:themeColor="text1"/>
        </w:rPr>
        <w:t>atriarch</w:t>
      </w:r>
      <w:r>
        <w:rPr>
          <w:rFonts w:ascii="Times New Roman" w:hAnsi="Times New Roman" w:cs="Times New Roman"/>
          <w:color w:val="000000" w:themeColor="text1"/>
        </w:rPr>
        <w:t xml:space="preserve"> Tikhon </w:t>
      </w:r>
      <w:r w:rsidRPr="007A3506">
        <w:rPr>
          <w:rFonts w:ascii="Times New Roman" w:hAnsi="Times New Roman" w:cs="Times New Roman"/>
          <w:color w:val="000000" w:themeColor="text1"/>
        </w:rPr>
        <w:t xml:space="preserve">at any time. There is some confusion in this regard, as two of my close colleagues in Moscow </w:t>
      </w:r>
      <w:r>
        <w:rPr>
          <w:rFonts w:ascii="Times New Roman" w:hAnsi="Times New Roman" w:cs="Times New Roman"/>
          <w:color w:val="000000" w:themeColor="text1"/>
        </w:rPr>
        <w:t xml:space="preserve">in </w:t>
      </w:r>
      <w:r w:rsidRPr="007A3506">
        <w:rPr>
          <w:rFonts w:ascii="Times New Roman" w:hAnsi="Times New Roman" w:cs="Times New Roman"/>
          <w:color w:val="000000" w:themeColor="text1"/>
        </w:rPr>
        <w:t xml:space="preserve">1918 </w:t>
      </w:r>
      <w:r>
        <w:rPr>
          <w:rFonts w:ascii="Times New Roman" w:hAnsi="Times New Roman" w:cs="Times New Roman"/>
          <w:color w:val="000000" w:themeColor="text1"/>
        </w:rPr>
        <w:t xml:space="preserve">saw him </w:t>
      </w:r>
      <w:r w:rsidRPr="007A3506">
        <w:rPr>
          <w:rFonts w:ascii="Times New Roman" w:hAnsi="Times New Roman" w:cs="Times New Roman"/>
          <w:color w:val="000000" w:themeColor="text1"/>
        </w:rPr>
        <w:t>several times then and again in 1922. They were</w:t>
      </w:r>
      <w:r>
        <w:rPr>
          <w:rFonts w:ascii="Times New Roman" w:hAnsi="Times New Roman" w:cs="Times New Roman"/>
          <w:color w:val="000000" w:themeColor="text1"/>
        </w:rPr>
        <w:t xml:space="preserve"> Dr. E. T. </w:t>
      </w:r>
      <w:r w:rsidRPr="007A3506">
        <w:rPr>
          <w:rFonts w:ascii="Times New Roman" w:hAnsi="Times New Roman" w:cs="Times New Roman"/>
          <w:color w:val="000000" w:themeColor="text1"/>
        </w:rPr>
        <w:t>Colton and</w:t>
      </w:r>
      <w:r>
        <w:rPr>
          <w:rFonts w:ascii="Times New Roman" w:hAnsi="Times New Roman" w:cs="Times New Roman"/>
          <w:color w:val="000000" w:themeColor="text1"/>
        </w:rPr>
        <w:t xml:space="preserve"> Dr. </w:t>
      </w:r>
      <w:r w:rsidRPr="007A3506">
        <w:rPr>
          <w:rFonts w:ascii="Times New Roman" w:hAnsi="Times New Roman" w:cs="Times New Roman"/>
          <w:color w:val="000000" w:themeColor="text1"/>
        </w:rPr>
        <w:t xml:space="preserve">Donald </w:t>
      </w:r>
      <w:r>
        <w:rPr>
          <w:rFonts w:ascii="Times New Roman" w:hAnsi="Times New Roman" w:cs="Times New Roman"/>
          <w:color w:val="000000" w:themeColor="text1"/>
        </w:rPr>
        <w:t xml:space="preserve">A. </w:t>
      </w:r>
      <w:proofErr w:type="spellStart"/>
      <w:r w:rsidRPr="007A3506">
        <w:rPr>
          <w:rFonts w:ascii="Times New Roman" w:hAnsi="Times New Roman" w:cs="Times New Roman"/>
          <w:color w:val="000000" w:themeColor="text1"/>
        </w:rPr>
        <w:t>Low</w:t>
      </w:r>
      <w:r>
        <w:rPr>
          <w:rFonts w:ascii="Times New Roman" w:hAnsi="Times New Roman" w:cs="Times New Roman"/>
          <w:color w:val="000000" w:themeColor="text1"/>
        </w:rPr>
        <w:t>rie</w:t>
      </w:r>
      <w:proofErr w:type="spellEnd"/>
      <w:r w:rsidRPr="007A3506">
        <w:rPr>
          <w:rFonts w:ascii="Times New Roman" w:hAnsi="Times New Roman" w:cs="Times New Roman"/>
          <w:color w:val="000000" w:themeColor="text1"/>
        </w:rPr>
        <w:t>, and their work and mine naturally found common expression in what has been told or written. Their visits chiefly came when they returned to Moscow in 1922 as</w:t>
      </w:r>
      <w:r>
        <w:rPr>
          <w:rFonts w:ascii="Times New Roman" w:hAnsi="Times New Roman" w:cs="Times New Roman"/>
          <w:color w:val="000000" w:themeColor="text1"/>
        </w:rPr>
        <w:t xml:space="preserve"> YMCA </w:t>
      </w:r>
      <w:r w:rsidRPr="007A3506">
        <w:rPr>
          <w:rFonts w:ascii="Times New Roman" w:hAnsi="Times New Roman" w:cs="Times New Roman"/>
          <w:color w:val="000000" w:themeColor="text1"/>
        </w:rPr>
        <w:t xml:space="preserve">workers under the </w:t>
      </w:r>
      <w:r w:rsidRPr="007A3506">
        <w:rPr>
          <w:rFonts w:ascii="Times New Roman" w:hAnsi="Times New Roman" w:cs="Times New Roman"/>
          <w:color w:val="000000" w:themeColor="text1"/>
        </w:rPr>
        <w:lastRenderedPageBreak/>
        <w:t>umbrella of the ARA</w:t>
      </w:r>
      <w:r>
        <w:rPr>
          <w:rFonts w:ascii="Times New Roman" w:hAnsi="Times New Roman" w:cs="Times New Roman"/>
          <w:color w:val="000000" w:themeColor="text1"/>
        </w:rPr>
        <w:t>, c</w:t>
      </w:r>
      <w:r w:rsidRPr="007A3506">
        <w:rPr>
          <w:rFonts w:ascii="Times New Roman" w:hAnsi="Times New Roman" w:cs="Times New Roman"/>
          <w:color w:val="000000" w:themeColor="text1"/>
        </w:rPr>
        <w:t>harged with relief service</w:t>
      </w:r>
      <w:r>
        <w:rPr>
          <w:rFonts w:ascii="Times New Roman" w:hAnsi="Times New Roman" w:cs="Times New Roman"/>
          <w:color w:val="000000" w:themeColor="text1"/>
        </w:rPr>
        <w:t xml:space="preserve"> </w:t>
      </w:r>
      <w:r w:rsidRPr="007A3506">
        <w:rPr>
          <w:rFonts w:ascii="Times New Roman" w:hAnsi="Times New Roman" w:cs="Times New Roman"/>
          <w:color w:val="000000" w:themeColor="text1"/>
        </w:rPr>
        <w:t>to ecclesiastical and university personalities.</w:t>
      </w:r>
      <w:r>
        <w:rPr>
          <w:rStyle w:val="FootnoteReference"/>
          <w:rFonts w:ascii="Times New Roman" w:hAnsi="Times New Roman" w:cs="Times New Roman"/>
          <w:color w:val="000000" w:themeColor="text1"/>
        </w:rPr>
        <w:footnoteReference w:id="32"/>
      </w:r>
    </w:p>
    <w:p w14:paraId="65F2AFBE" w14:textId="77777777" w:rsidR="007506C1" w:rsidRPr="007506C1" w:rsidRDefault="007506C1" w:rsidP="007506C1">
      <w:pPr>
        <w:rPr>
          <w:rFonts w:ascii="Times New Roman" w:hAnsi="Times New Roman" w:cs="Times New Roman"/>
          <w:color w:val="000000" w:themeColor="text1"/>
        </w:rPr>
      </w:pPr>
    </w:p>
    <w:p w14:paraId="455A2B8F" w14:textId="38BAF161" w:rsidR="0077485C" w:rsidRDefault="0077485C" w:rsidP="00F43D35">
      <w:pPr>
        <w:spacing w:line="480" w:lineRule="auto"/>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Anderson </w:t>
      </w:r>
      <w:r w:rsidR="00DD31A0">
        <w:rPr>
          <w:rFonts w:ascii="Times New Roman" w:eastAsia="Times New Roman" w:hAnsi="Times New Roman" w:cs="Times New Roman"/>
          <w:color w:val="000000" w:themeColor="text1"/>
        </w:rPr>
        <w:t xml:space="preserve">had </w:t>
      </w:r>
      <w:r>
        <w:rPr>
          <w:rFonts w:ascii="Times New Roman" w:eastAsia="Times New Roman" w:hAnsi="Times New Roman" w:cs="Times New Roman"/>
          <w:color w:val="000000" w:themeColor="text1"/>
        </w:rPr>
        <w:t>met a number of Orthodox leaders during his time in Russia, but his understanding o</w:t>
      </w:r>
      <w:r w:rsidR="006F603E">
        <w:rPr>
          <w:rFonts w:ascii="Times New Roman" w:eastAsia="Times New Roman" w:hAnsi="Times New Roman" w:cs="Times New Roman"/>
          <w:color w:val="000000" w:themeColor="text1"/>
        </w:rPr>
        <w:t>f</w:t>
      </w:r>
      <w:r>
        <w:rPr>
          <w:rFonts w:ascii="Times New Roman" w:eastAsia="Times New Roman" w:hAnsi="Times New Roman" w:cs="Times New Roman"/>
          <w:color w:val="000000" w:themeColor="text1"/>
        </w:rPr>
        <w:t xml:space="preserve"> </w:t>
      </w:r>
      <w:r w:rsidR="00BA128F">
        <w:rPr>
          <w:rFonts w:ascii="Times New Roman" w:eastAsia="Times New Roman" w:hAnsi="Times New Roman" w:cs="Times New Roman"/>
          <w:color w:val="000000" w:themeColor="text1"/>
        </w:rPr>
        <w:t xml:space="preserve">this confession </w:t>
      </w:r>
      <w:r>
        <w:rPr>
          <w:rFonts w:ascii="Times New Roman" w:eastAsia="Times New Roman" w:hAnsi="Times New Roman" w:cs="Times New Roman"/>
          <w:color w:val="000000" w:themeColor="text1"/>
        </w:rPr>
        <w:t>and his relationships with leaders grew during his years in Berlin. For example, in Russia</w:t>
      </w:r>
      <w:r w:rsidR="00E75247">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Boris Pash and his father, </w:t>
      </w:r>
      <w:r w:rsidR="006F603E">
        <w:rPr>
          <w:rFonts w:ascii="Times New Roman" w:eastAsia="Times New Roman" w:hAnsi="Times New Roman" w:cs="Times New Roman"/>
          <w:color w:val="000000" w:themeColor="text1"/>
        </w:rPr>
        <w:t>Fr</w:t>
      </w:r>
      <w:r>
        <w:rPr>
          <w:rFonts w:ascii="Times New Roman" w:eastAsia="Times New Roman" w:hAnsi="Times New Roman" w:cs="Times New Roman"/>
          <w:color w:val="000000" w:themeColor="text1"/>
        </w:rPr>
        <w:t xml:space="preserve">. </w:t>
      </w:r>
      <w:r w:rsidRPr="000B12F9">
        <w:rPr>
          <w:rFonts w:ascii="Times New Roman" w:eastAsia="Times New Roman" w:hAnsi="Times New Roman" w:cs="Times New Roman"/>
          <w:color w:val="000000" w:themeColor="text1"/>
        </w:rPr>
        <w:t>T</w:t>
      </w:r>
      <w:r w:rsidR="0041172E">
        <w:rPr>
          <w:rFonts w:ascii="Times New Roman" w:eastAsia="Times New Roman" w:hAnsi="Times New Roman" w:cs="Times New Roman"/>
          <w:color w:val="000000" w:themeColor="text1"/>
        </w:rPr>
        <w:t xml:space="preserve">heodore </w:t>
      </w:r>
      <w:proofErr w:type="spellStart"/>
      <w:r>
        <w:rPr>
          <w:rFonts w:ascii="Times New Roman" w:eastAsia="Times New Roman" w:hAnsi="Times New Roman" w:cs="Times New Roman"/>
          <w:color w:val="000000" w:themeColor="text1"/>
        </w:rPr>
        <w:t>P</w:t>
      </w:r>
      <w:r w:rsidRPr="000B12F9">
        <w:rPr>
          <w:rFonts w:ascii="Times New Roman" w:eastAsia="Times New Roman" w:hAnsi="Times New Roman" w:cs="Times New Roman"/>
          <w:color w:val="000000" w:themeColor="text1"/>
        </w:rPr>
        <w:t>ashkovsk</w:t>
      </w:r>
      <w:r>
        <w:rPr>
          <w:rFonts w:ascii="Times New Roman" w:eastAsia="Times New Roman" w:hAnsi="Times New Roman" w:cs="Times New Roman"/>
          <w:color w:val="000000" w:themeColor="text1"/>
        </w:rPr>
        <w:t>y</w:t>
      </w:r>
      <w:proofErr w:type="spellEnd"/>
      <w:r>
        <w:rPr>
          <w:rFonts w:ascii="Times New Roman" w:eastAsia="Times New Roman" w:hAnsi="Times New Roman" w:cs="Times New Roman"/>
          <w:color w:val="000000" w:themeColor="text1"/>
        </w:rPr>
        <w:t xml:space="preserve">, became involved with YMCA activities after returning </w:t>
      </w:r>
      <w:r w:rsidRPr="000B12F9">
        <w:rPr>
          <w:rFonts w:ascii="Times New Roman" w:eastAsia="Times New Roman" w:hAnsi="Times New Roman" w:cs="Times New Roman"/>
          <w:color w:val="000000" w:themeColor="text1"/>
        </w:rPr>
        <w:t xml:space="preserve">to </w:t>
      </w:r>
      <w:r w:rsidR="006F603E">
        <w:rPr>
          <w:rFonts w:ascii="Times New Roman" w:eastAsia="Times New Roman" w:hAnsi="Times New Roman" w:cs="Times New Roman"/>
          <w:color w:val="000000" w:themeColor="text1"/>
        </w:rPr>
        <w:t>the count</w:t>
      </w:r>
      <w:r w:rsidR="00E75247">
        <w:rPr>
          <w:rFonts w:ascii="Times New Roman" w:eastAsia="Times New Roman" w:hAnsi="Times New Roman" w:cs="Times New Roman"/>
          <w:color w:val="000000" w:themeColor="text1"/>
        </w:rPr>
        <w:t>r</w:t>
      </w:r>
      <w:r w:rsidR="006F603E">
        <w:rPr>
          <w:rFonts w:ascii="Times New Roman" w:eastAsia="Times New Roman" w:hAnsi="Times New Roman" w:cs="Times New Roman"/>
          <w:color w:val="000000" w:themeColor="text1"/>
        </w:rPr>
        <w:t>y from the US</w:t>
      </w:r>
      <w:r w:rsidRPr="000B12F9">
        <w:rPr>
          <w:rFonts w:ascii="Times New Roman" w:eastAsia="Times New Roman" w:hAnsi="Times New Roman" w:cs="Times New Roman"/>
          <w:color w:val="000000" w:themeColor="text1"/>
        </w:rPr>
        <w:t xml:space="preserve"> just before the 1917 </w:t>
      </w:r>
      <w:r w:rsidR="00665CBD">
        <w:rPr>
          <w:rFonts w:ascii="Times New Roman" w:eastAsia="Times New Roman" w:hAnsi="Times New Roman" w:cs="Times New Roman"/>
          <w:color w:val="000000" w:themeColor="text1"/>
        </w:rPr>
        <w:t>R</w:t>
      </w:r>
      <w:r w:rsidRPr="000B12F9">
        <w:rPr>
          <w:rFonts w:ascii="Times New Roman" w:eastAsia="Times New Roman" w:hAnsi="Times New Roman" w:cs="Times New Roman"/>
          <w:color w:val="000000" w:themeColor="text1"/>
        </w:rPr>
        <w:t>evolution</w:t>
      </w:r>
      <w:r w:rsidR="00665CBD">
        <w:rPr>
          <w:rFonts w:ascii="Times New Roman" w:eastAsia="Times New Roman" w:hAnsi="Times New Roman" w:cs="Times New Roman"/>
          <w:color w:val="000000" w:themeColor="text1"/>
        </w:rPr>
        <w:t>s</w:t>
      </w:r>
      <w:r w:rsidRPr="000B12F9">
        <w:rPr>
          <w:rFonts w:ascii="Times New Roman" w:eastAsia="Times New Roman" w:hAnsi="Times New Roman" w:cs="Times New Roman"/>
          <w:color w:val="000000" w:themeColor="text1"/>
        </w:rPr>
        <w:t xml:space="preserve">. In </w:t>
      </w:r>
      <w:r>
        <w:rPr>
          <w:rFonts w:ascii="Times New Roman" w:eastAsia="Times New Roman" w:hAnsi="Times New Roman" w:cs="Times New Roman"/>
          <w:color w:val="000000" w:themeColor="text1"/>
        </w:rPr>
        <w:t xml:space="preserve">June </w:t>
      </w:r>
      <w:r w:rsidRPr="000B12F9">
        <w:rPr>
          <w:rFonts w:ascii="Times New Roman" w:eastAsia="Times New Roman" w:hAnsi="Times New Roman" w:cs="Times New Roman"/>
          <w:color w:val="000000" w:themeColor="text1"/>
        </w:rPr>
        <w:t>1918</w:t>
      </w:r>
      <w:r w:rsidR="00E75247">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the f</w:t>
      </w:r>
      <w:r w:rsidRPr="000B12F9">
        <w:rPr>
          <w:rFonts w:ascii="Times New Roman" w:eastAsia="Times New Roman" w:hAnsi="Times New Roman" w:cs="Times New Roman"/>
          <w:color w:val="000000" w:themeColor="text1"/>
        </w:rPr>
        <w:t xml:space="preserve">ather and </w:t>
      </w:r>
      <w:r>
        <w:rPr>
          <w:rFonts w:ascii="Times New Roman" w:eastAsia="Times New Roman" w:hAnsi="Times New Roman" w:cs="Times New Roman"/>
          <w:color w:val="000000" w:themeColor="text1"/>
        </w:rPr>
        <w:t>s</w:t>
      </w:r>
      <w:r w:rsidRPr="000B12F9">
        <w:rPr>
          <w:rFonts w:ascii="Times New Roman" w:eastAsia="Times New Roman" w:hAnsi="Times New Roman" w:cs="Times New Roman"/>
          <w:color w:val="000000" w:themeColor="text1"/>
        </w:rPr>
        <w:t>on</w:t>
      </w:r>
      <w:r>
        <w:rPr>
          <w:rFonts w:ascii="Times New Roman" w:eastAsia="Times New Roman" w:hAnsi="Times New Roman" w:cs="Times New Roman"/>
          <w:color w:val="000000" w:themeColor="text1"/>
        </w:rPr>
        <w:t xml:space="preserve"> served with the </w:t>
      </w:r>
      <w:r w:rsidRPr="000B12F9">
        <w:rPr>
          <w:rFonts w:ascii="Times New Roman" w:eastAsia="Times New Roman" w:hAnsi="Times New Roman" w:cs="Times New Roman"/>
          <w:color w:val="000000" w:themeColor="text1"/>
        </w:rPr>
        <w:t xml:space="preserve">YMCA </w:t>
      </w:r>
      <w:r>
        <w:rPr>
          <w:rFonts w:ascii="Times New Roman" w:eastAsia="Times New Roman" w:hAnsi="Times New Roman" w:cs="Times New Roman"/>
          <w:color w:val="000000" w:themeColor="text1"/>
        </w:rPr>
        <w:t>V</w:t>
      </w:r>
      <w:r w:rsidRPr="000B12F9">
        <w:rPr>
          <w:rFonts w:ascii="Times New Roman" w:eastAsia="Times New Roman" w:hAnsi="Times New Roman" w:cs="Times New Roman"/>
          <w:color w:val="000000" w:themeColor="text1"/>
        </w:rPr>
        <w:t xml:space="preserve">olga </w:t>
      </w:r>
      <w:r>
        <w:rPr>
          <w:rFonts w:ascii="Times New Roman" w:eastAsia="Times New Roman" w:hAnsi="Times New Roman" w:cs="Times New Roman"/>
          <w:color w:val="000000" w:themeColor="text1"/>
        </w:rPr>
        <w:t>A</w:t>
      </w:r>
      <w:r w:rsidRPr="000B12F9">
        <w:rPr>
          <w:rFonts w:ascii="Times New Roman" w:eastAsia="Times New Roman" w:hAnsi="Times New Roman" w:cs="Times New Roman"/>
          <w:color w:val="000000" w:themeColor="text1"/>
        </w:rPr>
        <w:t xml:space="preserve">gricultural </w:t>
      </w:r>
      <w:r>
        <w:rPr>
          <w:rFonts w:ascii="Times New Roman" w:eastAsia="Times New Roman" w:hAnsi="Times New Roman" w:cs="Times New Roman"/>
          <w:color w:val="000000" w:themeColor="text1"/>
        </w:rPr>
        <w:t>E</w:t>
      </w:r>
      <w:r w:rsidRPr="000B12F9">
        <w:rPr>
          <w:rFonts w:ascii="Times New Roman" w:eastAsia="Times New Roman" w:hAnsi="Times New Roman" w:cs="Times New Roman"/>
          <w:color w:val="000000" w:themeColor="text1"/>
        </w:rPr>
        <w:t>xhibit steamer.</w:t>
      </w:r>
      <w:r>
        <w:rPr>
          <w:rFonts w:ascii="Times New Roman" w:eastAsia="Times New Roman" w:hAnsi="Times New Roman" w:cs="Times New Roman"/>
          <w:color w:val="000000" w:themeColor="text1"/>
        </w:rPr>
        <w:t xml:space="preserve"> They </w:t>
      </w:r>
      <w:r w:rsidRPr="000B12F9">
        <w:rPr>
          <w:rFonts w:ascii="Times New Roman" w:eastAsia="Times New Roman" w:hAnsi="Times New Roman" w:cs="Times New Roman"/>
          <w:color w:val="000000" w:themeColor="text1"/>
        </w:rPr>
        <w:t xml:space="preserve">left </w:t>
      </w:r>
      <w:r w:rsidR="00DA3538">
        <w:rPr>
          <w:rFonts w:ascii="Times New Roman" w:eastAsia="Times New Roman" w:hAnsi="Times New Roman" w:cs="Times New Roman"/>
          <w:color w:val="000000" w:themeColor="text1"/>
        </w:rPr>
        <w:t xml:space="preserve">the country </w:t>
      </w:r>
      <w:r w:rsidRPr="000B12F9">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 xml:space="preserve">the </w:t>
      </w:r>
      <w:r w:rsidRPr="000B12F9">
        <w:rPr>
          <w:rFonts w:ascii="Times New Roman" w:eastAsia="Times New Roman" w:hAnsi="Times New Roman" w:cs="Times New Roman"/>
          <w:color w:val="000000" w:themeColor="text1"/>
        </w:rPr>
        <w:t>Black Sea route in 1919</w:t>
      </w:r>
      <w:r w:rsidR="00E75247" w:rsidRPr="000B12F9">
        <w:rPr>
          <w:rFonts w:ascii="Times New Roman" w:eastAsia="Times New Roman" w:hAnsi="Times New Roman" w:cs="Times New Roman"/>
          <w:color w:val="000000" w:themeColor="text1"/>
        </w:rPr>
        <w:t xml:space="preserve"> </w:t>
      </w:r>
      <w:r w:rsidR="00E75247">
        <w:rPr>
          <w:rFonts w:ascii="Times New Roman" w:eastAsia="Times New Roman" w:hAnsi="Times New Roman" w:cs="Times New Roman"/>
          <w:color w:val="000000" w:themeColor="text1"/>
        </w:rPr>
        <w:t>a</w:t>
      </w:r>
      <w:r w:rsidRPr="000B12F9">
        <w:rPr>
          <w:rFonts w:ascii="Times New Roman" w:eastAsia="Times New Roman" w:hAnsi="Times New Roman" w:cs="Times New Roman"/>
          <w:color w:val="000000" w:themeColor="text1"/>
        </w:rPr>
        <w:t xml:space="preserve">nd came to Berlin, where </w:t>
      </w:r>
      <w:r>
        <w:rPr>
          <w:rFonts w:ascii="Times New Roman" w:eastAsia="Times New Roman" w:hAnsi="Times New Roman" w:cs="Times New Roman"/>
          <w:color w:val="000000" w:themeColor="text1"/>
        </w:rPr>
        <w:t>Boris continued Y</w:t>
      </w:r>
      <w:r w:rsidR="00D84A34">
        <w:rPr>
          <w:rFonts w:ascii="Times New Roman" w:eastAsia="Times New Roman" w:hAnsi="Times New Roman" w:cs="Times New Roman"/>
          <w:color w:val="000000" w:themeColor="text1"/>
        </w:rPr>
        <w:t xml:space="preserve"> </w:t>
      </w:r>
      <w:r w:rsidR="00C16A5E">
        <w:rPr>
          <w:rFonts w:ascii="Times New Roman" w:eastAsia="Times New Roman" w:hAnsi="Times New Roman" w:cs="Times New Roman"/>
          <w:color w:val="000000" w:themeColor="text1"/>
        </w:rPr>
        <w:t>activities</w:t>
      </w:r>
      <w:r w:rsidRPr="000B12F9">
        <w:rPr>
          <w:rFonts w:ascii="Times New Roman" w:eastAsia="Times New Roman" w:hAnsi="Times New Roman" w:cs="Times New Roman"/>
          <w:color w:val="000000" w:themeColor="text1"/>
        </w:rPr>
        <w:t xml:space="preserve">. In 1922 the </w:t>
      </w:r>
      <w:r>
        <w:rPr>
          <w:rFonts w:ascii="Times New Roman" w:eastAsia="Times New Roman" w:hAnsi="Times New Roman" w:cs="Times New Roman"/>
          <w:color w:val="000000" w:themeColor="text1"/>
        </w:rPr>
        <w:t>Y</w:t>
      </w:r>
      <w:r w:rsidRPr="000B12F9">
        <w:rPr>
          <w:rFonts w:ascii="Times New Roman" w:eastAsia="Times New Roman" w:hAnsi="Times New Roman" w:cs="Times New Roman"/>
          <w:color w:val="000000" w:themeColor="text1"/>
        </w:rPr>
        <w:t xml:space="preserve"> brought him to</w:t>
      </w:r>
      <w:r w:rsidR="00E75247">
        <w:rPr>
          <w:rFonts w:ascii="Times New Roman" w:eastAsia="Times New Roman" w:hAnsi="Times New Roman" w:cs="Times New Roman"/>
          <w:color w:val="000000" w:themeColor="text1"/>
        </w:rPr>
        <w:t xml:space="preserve"> the</w:t>
      </w:r>
      <w:r w:rsidRPr="000B12F9">
        <w:rPr>
          <w:rFonts w:ascii="Times New Roman" w:eastAsia="Times New Roman" w:hAnsi="Times New Roman" w:cs="Times New Roman"/>
          <w:color w:val="000000" w:themeColor="text1"/>
        </w:rPr>
        <w:t xml:space="preserve"> US and he enrolled at Springfield College</w:t>
      </w:r>
      <w:r w:rsidR="006F603E">
        <w:rPr>
          <w:rFonts w:ascii="Times New Roman" w:eastAsia="Times New Roman" w:hAnsi="Times New Roman" w:cs="Times New Roman"/>
          <w:color w:val="000000" w:themeColor="text1"/>
        </w:rPr>
        <w:t>; a</w:t>
      </w:r>
      <w:r w:rsidRPr="000B12F9">
        <w:rPr>
          <w:rFonts w:ascii="Times New Roman" w:eastAsia="Times New Roman" w:hAnsi="Times New Roman" w:cs="Times New Roman"/>
          <w:color w:val="000000" w:themeColor="text1"/>
        </w:rPr>
        <w:t>fter graduatio</w:t>
      </w:r>
      <w:r>
        <w:rPr>
          <w:rFonts w:ascii="Times New Roman" w:eastAsia="Times New Roman" w:hAnsi="Times New Roman" w:cs="Times New Roman"/>
          <w:color w:val="000000" w:themeColor="text1"/>
        </w:rPr>
        <w:t xml:space="preserve">n he </w:t>
      </w:r>
      <w:r w:rsidRPr="000B12F9">
        <w:rPr>
          <w:rFonts w:ascii="Times New Roman" w:eastAsia="Times New Roman" w:hAnsi="Times New Roman" w:cs="Times New Roman"/>
          <w:color w:val="000000" w:themeColor="text1"/>
        </w:rPr>
        <w:t>bec</w:t>
      </w:r>
      <w:r w:rsidR="00973656">
        <w:rPr>
          <w:rFonts w:ascii="Times New Roman" w:eastAsia="Times New Roman" w:hAnsi="Times New Roman" w:cs="Times New Roman"/>
          <w:color w:val="000000" w:themeColor="text1"/>
        </w:rPr>
        <w:t>a</w:t>
      </w:r>
      <w:r w:rsidRPr="000B12F9">
        <w:rPr>
          <w:rFonts w:ascii="Times New Roman" w:eastAsia="Times New Roman" w:hAnsi="Times New Roman" w:cs="Times New Roman"/>
          <w:color w:val="000000" w:themeColor="text1"/>
        </w:rPr>
        <w:t xml:space="preserve">me a teacher in California. His </w:t>
      </w:r>
      <w:r>
        <w:rPr>
          <w:rFonts w:ascii="Times New Roman" w:eastAsia="Times New Roman" w:hAnsi="Times New Roman" w:cs="Times New Roman"/>
          <w:color w:val="000000" w:themeColor="text1"/>
        </w:rPr>
        <w:t>f</w:t>
      </w:r>
      <w:r w:rsidRPr="000B12F9">
        <w:rPr>
          <w:rFonts w:ascii="Times New Roman" w:eastAsia="Times New Roman" w:hAnsi="Times New Roman" w:cs="Times New Roman"/>
          <w:color w:val="000000" w:themeColor="text1"/>
        </w:rPr>
        <w:t>ather</w:t>
      </w:r>
      <w:r>
        <w:rPr>
          <w:rFonts w:ascii="Times New Roman" w:eastAsia="Times New Roman" w:hAnsi="Times New Roman" w:cs="Times New Roman"/>
          <w:color w:val="000000" w:themeColor="text1"/>
        </w:rPr>
        <w:t xml:space="preserve"> later </w:t>
      </w:r>
      <w:r w:rsidRPr="000B12F9">
        <w:rPr>
          <w:rFonts w:ascii="Times New Roman" w:eastAsia="Times New Roman" w:hAnsi="Times New Roman" w:cs="Times New Roman"/>
          <w:color w:val="000000" w:themeColor="text1"/>
        </w:rPr>
        <w:t>became</w:t>
      </w:r>
      <w:r>
        <w:rPr>
          <w:rFonts w:ascii="Times New Roman" w:eastAsia="Times New Roman" w:hAnsi="Times New Roman" w:cs="Times New Roman"/>
          <w:color w:val="000000" w:themeColor="text1"/>
        </w:rPr>
        <w:t xml:space="preserve"> M</w:t>
      </w:r>
      <w:r w:rsidRPr="000B12F9">
        <w:rPr>
          <w:rFonts w:ascii="Times New Roman" w:eastAsia="Times New Roman" w:hAnsi="Times New Roman" w:cs="Times New Roman"/>
          <w:color w:val="000000" w:themeColor="text1"/>
        </w:rPr>
        <w:t xml:space="preserve">etropolitan </w:t>
      </w:r>
      <w:r>
        <w:rPr>
          <w:rFonts w:ascii="Times New Roman" w:eastAsia="Times New Roman" w:hAnsi="Times New Roman" w:cs="Times New Roman"/>
          <w:color w:val="000000" w:themeColor="text1"/>
        </w:rPr>
        <w:t>T</w:t>
      </w:r>
      <w:r w:rsidRPr="000B12F9">
        <w:rPr>
          <w:rFonts w:ascii="Times New Roman" w:eastAsia="Times New Roman" w:hAnsi="Times New Roman" w:cs="Times New Roman"/>
          <w:color w:val="000000" w:themeColor="text1"/>
        </w:rPr>
        <w:t xml:space="preserve">heophilus, </w:t>
      </w:r>
      <w:r>
        <w:rPr>
          <w:rFonts w:ascii="Times New Roman" w:eastAsia="Times New Roman" w:hAnsi="Times New Roman" w:cs="Times New Roman"/>
          <w:color w:val="000000" w:themeColor="text1"/>
        </w:rPr>
        <w:t>h</w:t>
      </w:r>
      <w:r w:rsidRPr="000B12F9">
        <w:rPr>
          <w:rFonts w:ascii="Times New Roman" w:eastAsia="Times New Roman" w:hAnsi="Times New Roman" w:cs="Times New Roman"/>
          <w:color w:val="000000" w:themeColor="text1"/>
        </w:rPr>
        <w:t>ead of the Russian Orthodox Church in the US</w:t>
      </w:r>
      <w:r>
        <w:rPr>
          <w:rFonts w:ascii="Times New Roman" w:eastAsia="Times New Roman" w:hAnsi="Times New Roman" w:cs="Times New Roman"/>
          <w:color w:val="000000" w:themeColor="text1"/>
        </w:rPr>
        <w:t>A</w:t>
      </w:r>
      <w:r w:rsidR="00F126CC">
        <w:rPr>
          <w:rFonts w:ascii="Times New Roman" w:eastAsia="Times New Roman" w:hAnsi="Times New Roman" w:cs="Times New Roman"/>
          <w:color w:val="000000" w:themeColor="text1"/>
        </w:rPr>
        <w:t xml:space="preserve"> from 1934 to 1950</w:t>
      </w:r>
      <w:r>
        <w:rPr>
          <w:rFonts w:ascii="Times New Roman" w:eastAsia="Times New Roman" w:hAnsi="Times New Roman" w:cs="Times New Roman"/>
          <w:color w:val="000000" w:themeColor="text1"/>
        </w:rPr>
        <w:t>.</w:t>
      </w:r>
      <w:r>
        <w:rPr>
          <w:rStyle w:val="FootnoteReference"/>
          <w:rFonts w:ascii="Times New Roman" w:eastAsia="Times New Roman" w:hAnsi="Times New Roman" w:cs="Times New Roman"/>
          <w:color w:val="000000" w:themeColor="text1"/>
        </w:rPr>
        <w:footnoteReference w:id="33"/>
      </w:r>
    </w:p>
    <w:p w14:paraId="66E0B5F0" w14:textId="76CADC25" w:rsidR="00505563" w:rsidRDefault="00505563" w:rsidP="0077485C">
      <w:pPr>
        <w:spacing w:line="480" w:lineRule="auto"/>
        <w:ind w:firstLine="720"/>
        <w:contextualSpacing/>
        <w:rPr>
          <w:rFonts w:ascii="Times New Roman" w:hAnsi="Times New Roman" w:cs="Times New Roman"/>
        </w:rPr>
      </w:pPr>
      <w:r>
        <w:rPr>
          <w:rFonts w:ascii="Times New Roman" w:hAnsi="Times New Roman" w:cs="Times New Roman"/>
        </w:rPr>
        <w:t>During the early 1920s</w:t>
      </w:r>
      <w:r w:rsidR="00E75247">
        <w:rPr>
          <w:rFonts w:ascii="Times New Roman" w:hAnsi="Times New Roman" w:cs="Times New Roman"/>
        </w:rPr>
        <w:t>,</w:t>
      </w:r>
      <w:r>
        <w:rPr>
          <w:rFonts w:ascii="Times New Roman" w:hAnsi="Times New Roman" w:cs="Times New Roman"/>
        </w:rPr>
        <w:t xml:space="preserve"> Russian students began to meet for discussion and study at university centers across Europe. Several of these students had participated in the pre-war Russian Student Christian movement, and two proposed a student conference for the summer of 1922, with sponsorship by the YMCA, the Young Women’s Christian Association (YWCA), and the World’s Student Christian Federation (WSCF). This gathering was organized for August 1922 in Prerov, Czechoslovakia. The daily celebration of the</w:t>
      </w:r>
      <w:r w:rsidR="00BA128F">
        <w:rPr>
          <w:rFonts w:ascii="Times New Roman" w:hAnsi="Times New Roman" w:cs="Times New Roman"/>
        </w:rPr>
        <w:t xml:space="preserve"> </w:t>
      </w:r>
      <w:r>
        <w:rPr>
          <w:rFonts w:ascii="Times New Roman" w:hAnsi="Times New Roman" w:cs="Times New Roman"/>
        </w:rPr>
        <w:t>liturgy stood out as a highlight for many participants, and Fr. Serg</w:t>
      </w:r>
      <w:r w:rsidR="00C25322">
        <w:rPr>
          <w:rFonts w:ascii="Times New Roman" w:hAnsi="Times New Roman" w:cs="Times New Roman"/>
        </w:rPr>
        <w:t>ei</w:t>
      </w:r>
      <w:r>
        <w:rPr>
          <w:rFonts w:ascii="Times New Roman" w:hAnsi="Times New Roman" w:cs="Times New Roman"/>
        </w:rPr>
        <w:t xml:space="preserve"> Bulgakov played a highly influential role.</w:t>
      </w:r>
      <w:r w:rsidR="00AC62F4">
        <w:rPr>
          <w:rStyle w:val="FootnoteReference"/>
          <w:rFonts w:ascii="Times New Roman" w:hAnsi="Times New Roman" w:cs="Times New Roman"/>
        </w:rPr>
        <w:footnoteReference w:id="34"/>
      </w:r>
      <w:r>
        <w:rPr>
          <w:rFonts w:ascii="Times New Roman" w:hAnsi="Times New Roman" w:cs="Times New Roman"/>
        </w:rPr>
        <w:t xml:space="preserve"> </w:t>
      </w:r>
    </w:p>
    <w:p w14:paraId="00E0758F" w14:textId="41CDA03F" w:rsidR="00821E71" w:rsidRDefault="00505563" w:rsidP="00821E71">
      <w:pPr>
        <w:spacing w:line="480" w:lineRule="auto"/>
        <w:ind w:firstLine="720"/>
        <w:contextualSpacing/>
        <w:rPr>
          <w:rFonts w:ascii="Times New Roman" w:hAnsi="Times New Roman"/>
        </w:rPr>
      </w:pPr>
      <w:r>
        <w:rPr>
          <w:rFonts w:ascii="Times New Roman" w:hAnsi="Times New Roman" w:cs="Times New Roman"/>
        </w:rPr>
        <w:t xml:space="preserve">Students gathered for </w:t>
      </w:r>
      <w:r w:rsidR="00717FC8">
        <w:rPr>
          <w:rFonts w:ascii="Times New Roman" w:hAnsi="Times New Roman" w:cs="Times New Roman"/>
        </w:rPr>
        <w:t xml:space="preserve">a </w:t>
      </w:r>
      <w:r>
        <w:rPr>
          <w:rFonts w:ascii="Times New Roman" w:hAnsi="Times New Roman" w:cs="Times New Roman"/>
        </w:rPr>
        <w:t xml:space="preserve">similar conference in 1923, and the movement was formally established as the Russian Student Christian Movement Abroad with Prof. </w:t>
      </w:r>
      <w:proofErr w:type="spellStart"/>
      <w:r>
        <w:rPr>
          <w:rFonts w:ascii="Times New Roman" w:hAnsi="Times New Roman" w:cs="Times New Roman"/>
        </w:rPr>
        <w:t>Vasily</w:t>
      </w:r>
      <w:proofErr w:type="spellEnd"/>
      <w:r>
        <w:rPr>
          <w:rFonts w:ascii="Times New Roman" w:hAnsi="Times New Roman" w:cs="Times New Roman"/>
        </w:rPr>
        <w:t xml:space="preserve"> </w:t>
      </w:r>
      <w:proofErr w:type="spellStart"/>
      <w:r>
        <w:rPr>
          <w:rFonts w:ascii="Times New Roman" w:hAnsi="Times New Roman" w:cs="Times New Roman"/>
        </w:rPr>
        <w:t>Zenkovsky</w:t>
      </w:r>
      <w:proofErr w:type="spellEnd"/>
      <w:r>
        <w:rPr>
          <w:rFonts w:ascii="Times New Roman" w:hAnsi="Times New Roman" w:cs="Times New Roman"/>
        </w:rPr>
        <w:t xml:space="preserve"> </w:t>
      </w:r>
      <w:r>
        <w:rPr>
          <w:rFonts w:ascii="Times New Roman" w:hAnsi="Times New Roman" w:cs="Times New Roman"/>
        </w:rPr>
        <w:lastRenderedPageBreak/>
        <w:t xml:space="preserve">from Kiev (Kyiv) as president. Three men were invited to serve as secretaries for the movement, with the sponsorship of the YMCA, YWCA, and WSCF: Lev </w:t>
      </w:r>
      <w:proofErr w:type="spellStart"/>
      <w:r>
        <w:rPr>
          <w:rFonts w:ascii="Times New Roman" w:hAnsi="Times New Roman" w:cs="Times New Roman"/>
        </w:rPr>
        <w:t>Nikolaevich</w:t>
      </w:r>
      <w:proofErr w:type="spellEnd"/>
      <w:r>
        <w:rPr>
          <w:rFonts w:ascii="Times New Roman" w:hAnsi="Times New Roman" w:cs="Times New Roman"/>
        </w:rPr>
        <w:t xml:space="preserve"> </w:t>
      </w:r>
      <w:proofErr w:type="spellStart"/>
      <w:r>
        <w:rPr>
          <w:rFonts w:ascii="Times New Roman" w:hAnsi="Times New Roman" w:cs="Times New Roman"/>
        </w:rPr>
        <w:t>Liperovsky</w:t>
      </w:r>
      <w:proofErr w:type="spellEnd"/>
      <w:r>
        <w:rPr>
          <w:rFonts w:ascii="Times New Roman" w:hAnsi="Times New Roman" w:cs="Times New Roman"/>
        </w:rPr>
        <w:t xml:space="preserve">, Alexander </w:t>
      </w:r>
      <w:proofErr w:type="spellStart"/>
      <w:r>
        <w:rPr>
          <w:rFonts w:ascii="Times New Roman" w:hAnsi="Times New Roman" w:cs="Times New Roman"/>
        </w:rPr>
        <w:t>Ivanovich</w:t>
      </w:r>
      <w:proofErr w:type="spellEnd"/>
      <w:r>
        <w:rPr>
          <w:rFonts w:ascii="Times New Roman" w:hAnsi="Times New Roman" w:cs="Times New Roman"/>
        </w:rPr>
        <w:t xml:space="preserve"> </w:t>
      </w:r>
      <w:proofErr w:type="spellStart"/>
      <w:r>
        <w:rPr>
          <w:rFonts w:ascii="Times New Roman" w:hAnsi="Times New Roman" w:cs="Times New Roman"/>
        </w:rPr>
        <w:t>Nikitin</w:t>
      </w:r>
      <w:proofErr w:type="spellEnd"/>
      <w:r>
        <w:rPr>
          <w:rFonts w:ascii="Times New Roman" w:hAnsi="Times New Roman" w:cs="Times New Roman"/>
        </w:rPr>
        <w:t xml:space="preserve">, and Lev </w:t>
      </w:r>
      <w:proofErr w:type="spellStart"/>
      <w:r>
        <w:rPr>
          <w:rFonts w:ascii="Times New Roman" w:hAnsi="Times New Roman" w:cs="Times New Roman"/>
        </w:rPr>
        <w:t>Nikolaevich</w:t>
      </w:r>
      <w:proofErr w:type="spellEnd"/>
      <w:r>
        <w:rPr>
          <w:rFonts w:ascii="Times New Roman" w:hAnsi="Times New Roman" w:cs="Times New Roman"/>
        </w:rPr>
        <w:t xml:space="preserve"> Zander. Anderson participated in RSCM developments and built many close friendships with participants.</w:t>
      </w:r>
      <w:r w:rsidR="0055045A">
        <w:rPr>
          <w:rStyle w:val="FootnoteReference"/>
          <w:rFonts w:ascii="Times New Roman" w:hAnsi="Times New Roman" w:cs="Times New Roman"/>
        </w:rPr>
        <w:footnoteReference w:id="35"/>
      </w:r>
      <w:r w:rsidR="00821E71">
        <w:rPr>
          <w:rFonts w:ascii="Times New Roman" w:hAnsi="Times New Roman" w:cs="Times New Roman"/>
        </w:rPr>
        <w:t xml:space="preserve"> </w:t>
      </w:r>
      <w:r w:rsidR="00821E71" w:rsidRPr="009766FF">
        <w:rPr>
          <w:rFonts w:ascii="Times New Roman" w:hAnsi="Times New Roman"/>
        </w:rPr>
        <w:t>The</w:t>
      </w:r>
      <w:r w:rsidR="00A5182E">
        <w:rPr>
          <w:rFonts w:ascii="Times New Roman" w:hAnsi="Times New Roman"/>
        </w:rPr>
        <w:t xml:space="preserve">y </w:t>
      </w:r>
      <w:r w:rsidR="00821E71" w:rsidRPr="009766FF">
        <w:rPr>
          <w:rFonts w:ascii="Times New Roman" w:hAnsi="Times New Roman"/>
        </w:rPr>
        <w:t xml:space="preserve">adopted </w:t>
      </w:r>
      <w:r w:rsidR="003A1F78">
        <w:rPr>
          <w:rFonts w:ascii="Times New Roman" w:hAnsi="Times New Roman"/>
        </w:rPr>
        <w:t xml:space="preserve">this </w:t>
      </w:r>
      <w:r w:rsidR="00A5182E">
        <w:rPr>
          <w:rFonts w:ascii="Times New Roman" w:hAnsi="Times New Roman"/>
        </w:rPr>
        <w:t xml:space="preserve">specific </w:t>
      </w:r>
      <w:r w:rsidR="00821E71" w:rsidRPr="009766FF">
        <w:rPr>
          <w:rFonts w:ascii="Times New Roman" w:hAnsi="Times New Roman"/>
        </w:rPr>
        <w:t>formal purpose statement</w:t>
      </w:r>
      <w:r w:rsidR="000332D0">
        <w:rPr>
          <w:rFonts w:ascii="Times New Roman" w:hAnsi="Times New Roman"/>
        </w:rPr>
        <w:t>:</w:t>
      </w:r>
    </w:p>
    <w:p w14:paraId="0D299B90" w14:textId="3D7EFE9C" w:rsidR="00DC190C" w:rsidRDefault="00821E71" w:rsidP="00821E71">
      <w:pPr>
        <w:ind w:left="720"/>
        <w:contextualSpacing/>
        <w:rPr>
          <w:rFonts w:ascii="Times New Roman" w:hAnsi="Times New Roman"/>
        </w:rPr>
      </w:pPr>
      <w:r w:rsidRPr="009766FF">
        <w:rPr>
          <w:rFonts w:ascii="Times New Roman" w:hAnsi="Times New Roman"/>
        </w:rPr>
        <w:t>The Russian Student Christian Movement abroad has as its fundamental purpose the association of believing youth for the service of the Orthodox Church and bringing unbelievers to faith in Christ</w:t>
      </w:r>
      <w:r w:rsidR="00745401">
        <w:rPr>
          <w:rFonts w:ascii="Times New Roman" w:hAnsi="Times New Roman"/>
        </w:rPr>
        <w:t xml:space="preserve">. </w:t>
      </w:r>
      <w:r w:rsidRPr="009766FF">
        <w:rPr>
          <w:rFonts w:ascii="Times New Roman" w:hAnsi="Times New Roman"/>
        </w:rPr>
        <w:t>It seeks to aid its members to work out a Christian view of life, and sets itself the task of preparing defenders of the Church and faith, able to conduct struggle with contemporary atheism and materialism.</w:t>
      </w:r>
      <w:r>
        <w:rPr>
          <w:rStyle w:val="FootnoteReference"/>
          <w:rFonts w:ascii="Times New Roman" w:hAnsi="Times New Roman"/>
        </w:rPr>
        <w:footnoteReference w:id="36"/>
      </w:r>
    </w:p>
    <w:p w14:paraId="26AF17BE" w14:textId="77777777" w:rsidR="00821E71" w:rsidRPr="00821E71" w:rsidRDefault="00821E71" w:rsidP="00821E71">
      <w:pPr>
        <w:ind w:left="720"/>
        <w:contextualSpacing/>
        <w:rPr>
          <w:rFonts w:ascii="Times New Roman" w:hAnsi="Times New Roman"/>
        </w:rPr>
      </w:pPr>
    </w:p>
    <w:p w14:paraId="1F9F9A96" w14:textId="637A6A33" w:rsidR="00F8688E" w:rsidRDefault="00505563" w:rsidP="00DC190C">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DC190C">
        <w:rPr>
          <w:rFonts w:ascii="Times New Roman" w:hAnsi="Times New Roman" w:cs="Times New Roman"/>
        </w:rPr>
        <w:t xml:space="preserve">Anderson </w:t>
      </w:r>
      <w:r>
        <w:rPr>
          <w:rFonts w:ascii="Times New Roman" w:hAnsi="Times New Roman" w:cs="Times New Roman"/>
        </w:rPr>
        <w:t xml:space="preserve">observed the religious transformations within the movement, he considered how to respond through the activities of the YMCA Russian service publication program. </w:t>
      </w:r>
      <w:r w:rsidR="004545BC">
        <w:rPr>
          <w:rFonts w:ascii="Times New Roman" w:hAnsi="Times New Roman" w:cs="Times New Roman"/>
        </w:rPr>
        <w:t xml:space="preserve">He </w:t>
      </w:r>
      <w:r>
        <w:rPr>
          <w:rFonts w:ascii="Times New Roman" w:hAnsi="Times New Roman" w:cs="Times New Roman"/>
        </w:rPr>
        <w:t>believed that books could help support the intellectual and spiritual goals of the movement.</w:t>
      </w:r>
      <w:r w:rsidR="00AC62F4">
        <w:rPr>
          <w:rStyle w:val="FootnoteReference"/>
          <w:rFonts w:ascii="Times New Roman" w:hAnsi="Times New Roman" w:cs="Times New Roman"/>
        </w:rPr>
        <w:footnoteReference w:id="37"/>
      </w:r>
      <w:r w:rsidR="00DC190C">
        <w:rPr>
          <w:rFonts w:ascii="Times New Roman" w:hAnsi="Times New Roman" w:cs="Times New Roman"/>
        </w:rPr>
        <w:t xml:space="preserve"> He </w:t>
      </w:r>
      <w:r>
        <w:rPr>
          <w:rFonts w:ascii="Times New Roman" w:hAnsi="Times New Roman" w:cs="Times New Roman"/>
        </w:rPr>
        <w:t xml:space="preserve">asked </w:t>
      </w:r>
      <w:proofErr w:type="spellStart"/>
      <w:r>
        <w:rPr>
          <w:rFonts w:ascii="Times New Roman" w:hAnsi="Times New Roman" w:cs="Times New Roman"/>
        </w:rPr>
        <w:t>Vysheslavtsev</w:t>
      </w:r>
      <w:proofErr w:type="spellEnd"/>
      <w:r>
        <w:rPr>
          <w:rFonts w:ascii="Times New Roman" w:hAnsi="Times New Roman" w:cs="Times New Roman"/>
        </w:rPr>
        <w:t>, his closest advisor, what books might be appropriate to present to a</w:t>
      </w:r>
      <w:r w:rsidR="00DA3538">
        <w:rPr>
          <w:rFonts w:ascii="Times New Roman" w:hAnsi="Times New Roman" w:cs="Times New Roman"/>
        </w:rPr>
        <w:t xml:space="preserve">n Orthodox </w:t>
      </w:r>
      <w:r w:rsidR="00352A1B">
        <w:rPr>
          <w:rFonts w:ascii="Times New Roman" w:hAnsi="Times New Roman" w:cs="Times New Roman"/>
        </w:rPr>
        <w:t xml:space="preserve">young person </w:t>
      </w:r>
      <w:r>
        <w:rPr>
          <w:rFonts w:ascii="Times New Roman" w:hAnsi="Times New Roman" w:cs="Times New Roman"/>
        </w:rPr>
        <w:t xml:space="preserve">to encourage his </w:t>
      </w:r>
      <w:r w:rsidR="00DA3538">
        <w:rPr>
          <w:rFonts w:ascii="Times New Roman" w:hAnsi="Times New Roman" w:cs="Times New Roman"/>
        </w:rPr>
        <w:t xml:space="preserve">or her </w:t>
      </w:r>
      <w:r>
        <w:rPr>
          <w:rFonts w:ascii="Times New Roman" w:hAnsi="Times New Roman" w:cs="Times New Roman"/>
        </w:rPr>
        <w:t xml:space="preserve">spiritual development. He replied that saints’ lives were a classic form of edification, but they would need to be updated </w:t>
      </w:r>
      <w:r w:rsidR="00DD31A0">
        <w:rPr>
          <w:rFonts w:ascii="Times New Roman" w:hAnsi="Times New Roman" w:cs="Times New Roman"/>
        </w:rPr>
        <w:t xml:space="preserve">in style </w:t>
      </w:r>
      <w:r>
        <w:rPr>
          <w:rFonts w:ascii="Times New Roman" w:hAnsi="Times New Roman" w:cs="Times New Roman"/>
        </w:rPr>
        <w:t xml:space="preserve">to meet the current era. In response, they decided to invite the well-respected novelist Boris Zaitsev to write a work of historical biography on the life of Sergei of </w:t>
      </w:r>
      <w:proofErr w:type="spellStart"/>
      <w:r>
        <w:rPr>
          <w:rFonts w:ascii="Times New Roman" w:hAnsi="Times New Roman" w:cs="Times New Roman"/>
        </w:rPr>
        <w:t>Radonezh</w:t>
      </w:r>
      <w:proofErr w:type="spellEnd"/>
      <w:r>
        <w:rPr>
          <w:rFonts w:ascii="Times New Roman" w:hAnsi="Times New Roman" w:cs="Times New Roman"/>
        </w:rPr>
        <w:t xml:space="preserve">, a national and spiritual hero to </w:t>
      </w:r>
      <w:r>
        <w:rPr>
          <w:rFonts w:ascii="Times New Roman" w:hAnsi="Times New Roman" w:cs="Times New Roman"/>
        </w:rPr>
        <w:lastRenderedPageBreak/>
        <w:t xml:space="preserve">many. This book was soon published, and it was well received in the community, requiring three printings to meet demand. This book was directed at a wide range of readers, and the second volume was directed at the intellectual community. After a conversation, Anderson worked with Berdyaev to publish a symposium, a collection of philosophical essays by thinkers in his circle, </w:t>
      </w:r>
      <w:r w:rsidRPr="00E62D8D">
        <w:rPr>
          <w:rFonts w:ascii="Times New Roman" w:hAnsi="Times New Roman" w:cs="Times New Roman"/>
          <w:i/>
          <w:iCs/>
        </w:rPr>
        <w:t xml:space="preserve">Problems of the Russian Religious Mind, </w:t>
      </w:r>
      <w:r>
        <w:rPr>
          <w:rFonts w:ascii="Times New Roman" w:hAnsi="Times New Roman" w:cs="Times New Roman"/>
        </w:rPr>
        <w:t xml:space="preserve">with contributions by Berdyaev, Bulgakov, </w:t>
      </w:r>
      <w:proofErr w:type="spellStart"/>
      <w:r>
        <w:rPr>
          <w:rFonts w:ascii="Times New Roman" w:hAnsi="Times New Roman" w:cs="Times New Roman"/>
        </w:rPr>
        <w:t>Vysheslavtsev</w:t>
      </w:r>
      <w:proofErr w:type="spellEnd"/>
      <w:r>
        <w:rPr>
          <w:rFonts w:ascii="Times New Roman" w:hAnsi="Times New Roman" w:cs="Times New Roman"/>
        </w:rPr>
        <w:t xml:space="preserve">, Frank, and Nikolai </w:t>
      </w:r>
      <w:proofErr w:type="spellStart"/>
      <w:r>
        <w:rPr>
          <w:rFonts w:ascii="Times New Roman" w:hAnsi="Times New Roman" w:cs="Times New Roman"/>
        </w:rPr>
        <w:t>Arseniev</w:t>
      </w:r>
      <w:proofErr w:type="spellEnd"/>
      <w:r>
        <w:rPr>
          <w:rFonts w:ascii="Times New Roman" w:hAnsi="Times New Roman" w:cs="Times New Roman"/>
        </w:rPr>
        <w:t xml:space="preserve">. This was published in 1924 with the inscription </w:t>
      </w:r>
      <w:r w:rsidR="00C17AED">
        <w:rPr>
          <w:rFonts w:ascii="Times New Roman" w:hAnsi="Times New Roman" w:cs="Times New Roman"/>
        </w:rPr>
        <w:t>“</w:t>
      </w:r>
      <w:r>
        <w:rPr>
          <w:rFonts w:ascii="Times New Roman" w:hAnsi="Times New Roman" w:cs="Times New Roman"/>
        </w:rPr>
        <w:t>YMCA Press,</w:t>
      </w:r>
      <w:r w:rsidR="00C17AED">
        <w:rPr>
          <w:rFonts w:ascii="Times New Roman" w:hAnsi="Times New Roman" w:cs="Times New Roman"/>
        </w:rPr>
        <w:t>”</w:t>
      </w:r>
      <w:r>
        <w:rPr>
          <w:rFonts w:ascii="Times New Roman" w:hAnsi="Times New Roman" w:cs="Times New Roman"/>
        </w:rPr>
        <w:t xml:space="preserve"> and as Anderson explained, it </w:t>
      </w:r>
    </w:p>
    <w:p w14:paraId="22B87402" w14:textId="76921408" w:rsidR="00505563" w:rsidRDefault="00505563" w:rsidP="00F8688E">
      <w:pPr>
        <w:ind w:left="720"/>
        <w:contextualSpacing/>
        <w:rPr>
          <w:rFonts w:ascii="Times New Roman" w:hAnsi="Times New Roman" w:cs="Times New Roman"/>
        </w:rPr>
      </w:pPr>
      <w:r>
        <w:rPr>
          <w:rFonts w:ascii="Times New Roman" w:hAnsi="Times New Roman" w:cs="Times New Roman"/>
        </w:rPr>
        <w:t xml:space="preserve">made an impression on the Russian reading public as showing that the YMCA was not a Protestant proselytizing organization, </w:t>
      </w:r>
      <w:r w:rsidRPr="00A65A3B">
        <w:rPr>
          <w:rFonts w:ascii="Times New Roman" w:hAnsi="Times New Roman" w:cs="Times New Roman"/>
        </w:rPr>
        <w:t xml:space="preserve">but one which held to the idea that its work must represent the indigenous thought and aspirations of the Russian people. It set the tone for </w:t>
      </w:r>
      <w:r>
        <w:rPr>
          <w:rFonts w:ascii="Times New Roman" w:hAnsi="Times New Roman" w:cs="Times New Roman"/>
        </w:rPr>
        <w:t xml:space="preserve">our </w:t>
      </w:r>
      <w:r w:rsidRPr="00A65A3B">
        <w:rPr>
          <w:rFonts w:ascii="Times New Roman" w:hAnsi="Times New Roman" w:cs="Times New Roman"/>
        </w:rPr>
        <w:t>program and heralded the later production in Paris of practically all the great theological and philosophical books produced by the writers at S</w:t>
      </w:r>
      <w:r>
        <w:rPr>
          <w:rFonts w:ascii="Times New Roman" w:hAnsi="Times New Roman" w:cs="Times New Roman"/>
        </w:rPr>
        <w:t>t. Sergius T</w:t>
      </w:r>
      <w:r w:rsidRPr="00A65A3B">
        <w:rPr>
          <w:rFonts w:ascii="Times New Roman" w:hAnsi="Times New Roman" w:cs="Times New Roman"/>
        </w:rPr>
        <w:t xml:space="preserve">heological </w:t>
      </w:r>
      <w:r>
        <w:rPr>
          <w:rFonts w:ascii="Times New Roman" w:hAnsi="Times New Roman" w:cs="Times New Roman"/>
        </w:rPr>
        <w:t>I</w:t>
      </w:r>
      <w:r w:rsidRPr="00A65A3B">
        <w:rPr>
          <w:rFonts w:ascii="Times New Roman" w:hAnsi="Times New Roman" w:cs="Times New Roman"/>
        </w:rPr>
        <w:t>nstitute</w:t>
      </w:r>
      <w:r>
        <w:rPr>
          <w:rFonts w:ascii="Times New Roman" w:hAnsi="Times New Roman" w:cs="Times New Roman"/>
        </w:rPr>
        <w:t>. T</w:t>
      </w:r>
      <w:r w:rsidRPr="00A65A3B">
        <w:rPr>
          <w:rFonts w:ascii="Times New Roman" w:hAnsi="Times New Roman" w:cs="Times New Roman"/>
        </w:rPr>
        <w:t>he YMCA</w:t>
      </w:r>
      <w:r>
        <w:rPr>
          <w:rFonts w:ascii="Times New Roman" w:hAnsi="Times New Roman" w:cs="Times New Roman"/>
        </w:rPr>
        <w:t xml:space="preserve"> had </w:t>
      </w:r>
      <w:r w:rsidRPr="00A65A3B">
        <w:rPr>
          <w:rFonts w:ascii="Times New Roman" w:hAnsi="Times New Roman" w:cs="Times New Roman"/>
        </w:rPr>
        <w:t xml:space="preserve">thus identified itself with creative </w:t>
      </w:r>
      <w:r>
        <w:rPr>
          <w:rFonts w:ascii="Times New Roman" w:hAnsi="Times New Roman" w:cs="Times New Roman"/>
        </w:rPr>
        <w:t>O</w:t>
      </w:r>
      <w:r w:rsidRPr="00A65A3B">
        <w:rPr>
          <w:rFonts w:ascii="Times New Roman" w:hAnsi="Times New Roman" w:cs="Times New Roman"/>
        </w:rPr>
        <w:t>rthodox doctrine.</w:t>
      </w:r>
      <w:r>
        <w:rPr>
          <w:rFonts w:ascii="Times New Roman" w:hAnsi="Times New Roman" w:cs="Times New Roman"/>
        </w:rPr>
        <w:t xml:space="preserve"> </w:t>
      </w:r>
      <w:r w:rsidRPr="00A65A3B">
        <w:rPr>
          <w:rFonts w:ascii="Times New Roman" w:hAnsi="Times New Roman" w:cs="Times New Roman"/>
        </w:rPr>
        <w:t>Our policy and motto became</w:t>
      </w:r>
      <w:r>
        <w:rPr>
          <w:rFonts w:ascii="Times New Roman" w:hAnsi="Times New Roman" w:cs="Times New Roman"/>
        </w:rPr>
        <w:t>: “</w:t>
      </w:r>
      <w:r w:rsidRPr="00A65A3B">
        <w:rPr>
          <w:rFonts w:ascii="Times New Roman" w:hAnsi="Times New Roman" w:cs="Times New Roman"/>
        </w:rPr>
        <w:t>the preservation and development of Russian Christian culture.</w:t>
      </w:r>
      <w:r w:rsidR="00F8688E">
        <w:rPr>
          <w:rFonts w:ascii="Times New Roman" w:hAnsi="Times New Roman" w:cs="Times New Roman"/>
        </w:rPr>
        <w:t>”</w:t>
      </w:r>
      <w:r w:rsidR="00AC62F4">
        <w:rPr>
          <w:rStyle w:val="FootnoteReference"/>
          <w:rFonts w:ascii="Times New Roman" w:hAnsi="Times New Roman" w:cs="Times New Roman"/>
        </w:rPr>
        <w:footnoteReference w:id="38"/>
      </w:r>
      <w:r>
        <w:rPr>
          <w:rFonts w:ascii="Times New Roman" w:hAnsi="Times New Roman" w:cs="Times New Roman"/>
        </w:rPr>
        <w:t xml:space="preserve"> </w:t>
      </w:r>
    </w:p>
    <w:p w14:paraId="3845AAF5" w14:textId="77777777" w:rsidR="00F8688E" w:rsidRDefault="00F8688E" w:rsidP="00F8688E">
      <w:pPr>
        <w:ind w:left="720"/>
        <w:contextualSpacing/>
        <w:rPr>
          <w:rFonts w:ascii="Times New Roman" w:hAnsi="Times New Roman" w:cs="Times New Roman"/>
        </w:rPr>
      </w:pPr>
    </w:p>
    <w:p w14:paraId="6C3C7449" w14:textId="1E730578" w:rsidR="00D10E36" w:rsidRDefault="00022814" w:rsidP="00F8688E">
      <w:pPr>
        <w:spacing w:line="480" w:lineRule="auto"/>
        <w:ind w:firstLine="720"/>
        <w:contextualSpacing/>
        <w:rPr>
          <w:rFonts w:ascii="Times New Roman" w:hAnsi="Times New Roman" w:cs="Times New Roman"/>
        </w:rPr>
      </w:pPr>
      <w:r>
        <w:rPr>
          <w:rFonts w:ascii="Times New Roman" w:hAnsi="Times New Roman" w:cs="Times New Roman"/>
        </w:rPr>
        <w:t xml:space="preserve">As noted earlier, </w:t>
      </w:r>
      <w:r w:rsidR="00E91C85">
        <w:rPr>
          <w:rFonts w:ascii="Times New Roman" w:hAnsi="Times New Roman" w:cs="Times New Roman"/>
        </w:rPr>
        <w:t>Anderson</w:t>
      </w:r>
      <w:r>
        <w:rPr>
          <w:rFonts w:ascii="Times New Roman" w:hAnsi="Times New Roman" w:cs="Times New Roman"/>
        </w:rPr>
        <w:t xml:space="preserve"> </w:t>
      </w:r>
      <w:r w:rsidR="00DD31A0">
        <w:rPr>
          <w:rFonts w:ascii="Times New Roman" w:hAnsi="Times New Roman" w:cs="Times New Roman"/>
        </w:rPr>
        <w:t xml:space="preserve">held </w:t>
      </w:r>
      <w:r>
        <w:rPr>
          <w:rFonts w:ascii="Times New Roman" w:hAnsi="Times New Roman" w:cs="Times New Roman"/>
        </w:rPr>
        <w:t xml:space="preserve">a measure of </w:t>
      </w:r>
      <w:r w:rsidR="00E91C85">
        <w:rPr>
          <w:rFonts w:ascii="Times New Roman" w:hAnsi="Times New Roman" w:cs="Times New Roman"/>
        </w:rPr>
        <w:t xml:space="preserve">sympathy for Julius Hecker, but he did not express </w:t>
      </w:r>
      <w:r w:rsidR="00DD31A0">
        <w:rPr>
          <w:rFonts w:ascii="Times New Roman" w:hAnsi="Times New Roman" w:cs="Times New Roman"/>
        </w:rPr>
        <w:t xml:space="preserve">any approval of his former colleague’s </w:t>
      </w:r>
      <w:r w:rsidR="00E91C85">
        <w:rPr>
          <w:rFonts w:ascii="Times New Roman" w:hAnsi="Times New Roman" w:cs="Times New Roman"/>
        </w:rPr>
        <w:t>support</w:t>
      </w:r>
      <w:r w:rsidR="003A34BC">
        <w:rPr>
          <w:rFonts w:ascii="Times New Roman" w:hAnsi="Times New Roman" w:cs="Times New Roman"/>
        </w:rPr>
        <w:t xml:space="preserve"> of </w:t>
      </w:r>
      <w:r w:rsidR="00E91C85">
        <w:rPr>
          <w:rFonts w:ascii="Times New Roman" w:hAnsi="Times New Roman" w:cs="Times New Roman"/>
        </w:rPr>
        <w:t>the renovationist</w:t>
      </w:r>
      <w:r w:rsidR="00352A1B">
        <w:rPr>
          <w:rFonts w:ascii="Times New Roman" w:hAnsi="Times New Roman" w:cs="Times New Roman"/>
        </w:rPr>
        <w:t xml:space="preserve"> </w:t>
      </w:r>
      <w:r w:rsidR="00E91C85">
        <w:rPr>
          <w:rFonts w:ascii="Times New Roman" w:hAnsi="Times New Roman" w:cs="Times New Roman"/>
        </w:rPr>
        <w:t xml:space="preserve">Living Church movement: </w:t>
      </w:r>
    </w:p>
    <w:p w14:paraId="682056E8" w14:textId="04B35058" w:rsidR="006A4D49" w:rsidRDefault="00E91C85" w:rsidP="00D10E36">
      <w:pPr>
        <w:ind w:left="720"/>
        <w:contextualSpacing/>
        <w:rPr>
          <w:rFonts w:ascii="Times New Roman" w:hAnsi="Times New Roman" w:cs="Times New Roman"/>
        </w:rPr>
      </w:pPr>
      <w:r>
        <w:rPr>
          <w:rFonts w:ascii="Times New Roman" w:hAnsi="Times New Roman" w:cs="Times New Roman"/>
        </w:rPr>
        <w:t>S</w:t>
      </w:r>
      <w:r w:rsidRPr="00113960">
        <w:rPr>
          <w:rFonts w:ascii="Times New Roman" w:hAnsi="Times New Roman" w:cs="Times New Roman"/>
        </w:rPr>
        <w:t xml:space="preserve">ome </w:t>
      </w:r>
      <w:r>
        <w:rPr>
          <w:rFonts w:ascii="Times New Roman" w:hAnsi="Times New Roman" w:cs="Times New Roman"/>
        </w:rPr>
        <w:t>W</w:t>
      </w:r>
      <w:r w:rsidRPr="00113960">
        <w:rPr>
          <w:rFonts w:ascii="Times New Roman" w:hAnsi="Times New Roman" w:cs="Times New Roman"/>
        </w:rPr>
        <w:t xml:space="preserve">estern Protestant reformers, such as Julius </w:t>
      </w:r>
      <w:r>
        <w:rPr>
          <w:rFonts w:ascii="Times New Roman" w:hAnsi="Times New Roman" w:cs="Times New Roman"/>
        </w:rPr>
        <w:t>H</w:t>
      </w:r>
      <w:r w:rsidRPr="00113960">
        <w:rPr>
          <w:rFonts w:ascii="Times New Roman" w:hAnsi="Times New Roman" w:cs="Times New Roman"/>
        </w:rPr>
        <w:t xml:space="preserve">ecker and Methodist Bishop Blake, declared that a new age had come to the Russian </w:t>
      </w:r>
      <w:r>
        <w:rPr>
          <w:rFonts w:ascii="Times New Roman" w:hAnsi="Times New Roman" w:cs="Times New Roman"/>
        </w:rPr>
        <w:t>C</w:t>
      </w:r>
      <w:r w:rsidRPr="00113960">
        <w:rPr>
          <w:rFonts w:ascii="Times New Roman" w:hAnsi="Times New Roman" w:cs="Times New Roman"/>
        </w:rPr>
        <w:t xml:space="preserve">hurch and people. Thus they showed their lack of understanding of the inner spiritual unity between the </w:t>
      </w:r>
      <w:r>
        <w:rPr>
          <w:rFonts w:ascii="Times New Roman" w:hAnsi="Times New Roman" w:cs="Times New Roman"/>
        </w:rPr>
        <w:t>O</w:t>
      </w:r>
      <w:r w:rsidRPr="00113960">
        <w:rPr>
          <w:rFonts w:ascii="Times New Roman" w:hAnsi="Times New Roman" w:cs="Times New Roman"/>
        </w:rPr>
        <w:t>rthodox faith and the soul of the Russian people. After prospering outwardly for two decades, this reform movement collapsed when anxieties and suffering brought on by the Second World War demanded real spiritual relief and moral support.</w:t>
      </w:r>
      <w:r w:rsidR="00960F14">
        <w:rPr>
          <w:rStyle w:val="FootnoteReference"/>
          <w:rFonts w:ascii="Times New Roman" w:hAnsi="Times New Roman" w:cs="Times New Roman"/>
        </w:rPr>
        <w:footnoteReference w:id="39"/>
      </w:r>
      <w:r>
        <w:rPr>
          <w:rFonts w:ascii="Times New Roman" w:hAnsi="Times New Roman" w:cs="Times New Roman"/>
        </w:rPr>
        <w:t xml:space="preserve"> </w:t>
      </w:r>
    </w:p>
    <w:p w14:paraId="6E1DF76A" w14:textId="77777777" w:rsidR="00D10E36" w:rsidRDefault="00D10E36" w:rsidP="00D10E36">
      <w:pPr>
        <w:contextualSpacing/>
        <w:rPr>
          <w:rFonts w:ascii="Times New Roman" w:hAnsi="Times New Roman" w:cs="Times New Roman"/>
        </w:rPr>
      </w:pPr>
    </w:p>
    <w:p w14:paraId="442B94C1" w14:textId="0BD58019" w:rsidR="00022814" w:rsidRPr="00270C24" w:rsidRDefault="00270C24" w:rsidP="00D1521B">
      <w:pPr>
        <w:spacing w:line="480" w:lineRule="auto"/>
        <w:contextualSpacing/>
        <w:rPr>
          <w:rFonts w:ascii="Times New Roman" w:hAnsi="Times New Roman" w:cs="Times New Roman"/>
          <w:color w:val="000000" w:themeColor="text1"/>
        </w:rPr>
      </w:pPr>
      <w:r>
        <w:rPr>
          <w:rFonts w:ascii="Times New Roman" w:hAnsi="Times New Roman" w:cs="Times New Roman"/>
          <w:color w:val="000000" w:themeColor="text1"/>
        </w:rPr>
        <w:t xml:space="preserve">The </w:t>
      </w:r>
      <w:r w:rsidR="000C6383" w:rsidRPr="007F303E">
        <w:rPr>
          <w:rFonts w:ascii="Times New Roman" w:hAnsi="Times New Roman" w:cs="Times New Roman"/>
          <w:color w:val="000000" w:themeColor="text1"/>
        </w:rPr>
        <w:t>Living Church was a diverse movement</w:t>
      </w:r>
      <w:r w:rsidR="000C6383">
        <w:rPr>
          <w:rFonts w:ascii="Times New Roman" w:hAnsi="Times New Roman" w:cs="Times New Roman"/>
          <w:color w:val="000000" w:themeColor="text1"/>
        </w:rPr>
        <w:t xml:space="preserve"> within the Russian Orthodox Church from the 1920s into the 1940s. M</w:t>
      </w:r>
      <w:r w:rsidR="000C6383" w:rsidRPr="007F303E">
        <w:rPr>
          <w:rFonts w:ascii="Times New Roman" w:hAnsi="Times New Roman" w:cs="Times New Roman"/>
          <w:color w:val="000000" w:themeColor="text1"/>
        </w:rPr>
        <w:t>ost participants were open to cooperating with the</w:t>
      </w:r>
      <w:r w:rsidR="000C6383">
        <w:rPr>
          <w:rFonts w:ascii="Times New Roman" w:hAnsi="Times New Roman" w:cs="Times New Roman"/>
          <w:color w:val="000000" w:themeColor="text1"/>
        </w:rPr>
        <w:t xml:space="preserve"> Soviet authorities </w:t>
      </w:r>
      <w:r w:rsidR="000C6383" w:rsidRPr="007F303E">
        <w:rPr>
          <w:rFonts w:ascii="Times New Roman" w:hAnsi="Times New Roman" w:cs="Times New Roman"/>
          <w:color w:val="000000" w:themeColor="text1"/>
        </w:rPr>
        <w:t xml:space="preserve">and </w:t>
      </w:r>
      <w:r w:rsidR="000C6383" w:rsidRPr="007F303E">
        <w:rPr>
          <w:rFonts w:ascii="Times New Roman" w:hAnsi="Times New Roman" w:cs="Times New Roman"/>
          <w:color w:val="000000" w:themeColor="text1"/>
        </w:rPr>
        <w:lastRenderedPageBreak/>
        <w:t>introducing reforms</w:t>
      </w:r>
      <w:r w:rsidR="000C6383">
        <w:rPr>
          <w:rFonts w:ascii="Times New Roman" w:hAnsi="Times New Roman" w:cs="Times New Roman"/>
          <w:color w:val="000000" w:themeColor="text1"/>
        </w:rPr>
        <w:t xml:space="preserve">, </w:t>
      </w:r>
      <w:r w:rsidR="000C6383" w:rsidRPr="007F303E">
        <w:rPr>
          <w:rFonts w:ascii="Times New Roman" w:hAnsi="Times New Roman" w:cs="Times New Roman"/>
          <w:color w:val="000000" w:themeColor="text1"/>
        </w:rPr>
        <w:t>such as the use of the contemporary Russian language in the liturgy.</w:t>
      </w:r>
      <w:r>
        <w:rPr>
          <w:rFonts w:ascii="Times New Roman" w:hAnsi="Times New Roman" w:cs="Times New Roman"/>
          <w:color w:val="000000" w:themeColor="text1"/>
        </w:rPr>
        <w:t xml:space="preserve"> </w:t>
      </w:r>
      <w:r w:rsidR="00022814">
        <w:rPr>
          <w:rFonts w:ascii="Times New Roman" w:hAnsi="Times New Roman" w:cs="Times New Roman"/>
        </w:rPr>
        <w:t>Hecker lived for several years in the USSR but came to Paris for a visit. He</w:t>
      </w:r>
      <w:r w:rsidR="003A34BC">
        <w:rPr>
          <w:rFonts w:ascii="Times New Roman" w:hAnsi="Times New Roman" w:cs="Times New Roman"/>
        </w:rPr>
        <w:t xml:space="preserve"> </w:t>
      </w:r>
      <w:r w:rsidR="00022814">
        <w:rPr>
          <w:rFonts w:ascii="Times New Roman" w:hAnsi="Times New Roman" w:cs="Times New Roman"/>
        </w:rPr>
        <w:t>contacted Anderson</w:t>
      </w:r>
      <w:r w:rsidR="003A34BC">
        <w:rPr>
          <w:rFonts w:ascii="Times New Roman" w:hAnsi="Times New Roman" w:cs="Times New Roman"/>
        </w:rPr>
        <w:t xml:space="preserve"> for </w:t>
      </w:r>
      <w:r w:rsidR="00022814">
        <w:rPr>
          <w:rFonts w:ascii="Times New Roman" w:hAnsi="Times New Roman" w:cs="Times New Roman"/>
        </w:rPr>
        <w:t>a meeting</w:t>
      </w:r>
      <w:r w:rsidR="003A34BC">
        <w:rPr>
          <w:rFonts w:ascii="Times New Roman" w:hAnsi="Times New Roman" w:cs="Times New Roman"/>
        </w:rPr>
        <w:t xml:space="preserve"> </w:t>
      </w:r>
      <w:r w:rsidR="00022814">
        <w:rPr>
          <w:rFonts w:ascii="Times New Roman" w:hAnsi="Times New Roman" w:cs="Times New Roman"/>
        </w:rPr>
        <w:t xml:space="preserve">and asked to meet with Berdyaev. Anderson set up a meeting for the two men, and Hecker </w:t>
      </w:r>
      <w:r w:rsidR="003A34BC">
        <w:rPr>
          <w:rFonts w:ascii="Times New Roman" w:hAnsi="Times New Roman" w:cs="Times New Roman"/>
        </w:rPr>
        <w:t xml:space="preserve">later </w:t>
      </w:r>
      <w:r w:rsidR="00022814">
        <w:rPr>
          <w:rFonts w:ascii="Times New Roman" w:hAnsi="Times New Roman" w:cs="Times New Roman"/>
        </w:rPr>
        <w:t>reported that they had a good conversation and “see pretty well eye to eye.” Anderson</w:t>
      </w:r>
      <w:r w:rsidR="003A34BC">
        <w:rPr>
          <w:rFonts w:ascii="Times New Roman" w:hAnsi="Times New Roman" w:cs="Times New Roman"/>
        </w:rPr>
        <w:t xml:space="preserve"> then </w:t>
      </w:r>
      <w:r w:rsidR="00022814">
        <w:rPr>
          <w:rFonts w:ascii="Times New Roman" w:hAnsi="Times New Roman" w:cs="Times New Roman"/>
        </w:rPr>
        <w:t xml:space="preserve">shared this comment with Berdyaev, who replied with a “little twinkle,” “. . . </w:t>
      </w:r>
      <w:r w:rsidR="00022814" w:rsidRPr="00B320E0">
        <w:rPr>
          <w:rFonts w:ascii="Times New Roman" w:hAnsi="Times New Roman" w:cs="Times New Roman"/>
        </w:rPr>
        <w:t>I think there may be two points on which we differ, one is our conception of God, and the other is our conception of man.</w:t>
      </w:r>
      <w:r w:rsidR="00022814">
        <w:rPr>
          <w:rFonts w:ascii="Times New Roman" w:hAnsi="Times New Roman" w:cs="Times New Roman"/>
        </w:rPr>
        <w:t>”</w:t>
      </w:r>
      <w:r w:rsidR="00022814">
        <w:rPr>
          <w:rStyle w:val="FootnoteReference"/>
          <w:rFonts w:ascii="Times New Roman" w:hAnsi="Times New Roman" w:cs="Times New Roman"/>
        </w:rPr>
        <w:footnoteReference w:id="40"/>
      </w:r>
      <w:r w:rsidR="00022814">
        <w:rPr>
          <w:rFonts w:ascii="Times New Roman" w:hAnsi="Times New Roman" w:cs="Times New Roman"/>
        </w:rPr>
        <w:t xml:space="preserve"> </w:t>
      </w:r>
    </w:p>
    <w:p w14:paraId="1817BDE9" w14:textId="145B68F8" w:rsidR="00B818E0" w:rsidRPr="004243E8" w:rsidRDefault="00310956" w:rsidP="0051642C">
      <w:pPr>
        <w:pStyle w:val="Heading1"/>
        <w:spacing w:before="0" w:beforeAutospacing="0" w:after="0" w:afterAutospacing="0" w:line="480" w:lineRule="auto"/>
        <w:ind w:firstLine="720"/>
        <w:contextualSpacing/>
        <w:textAlignment w:val="baseline"/>
        <w:rPr>
          <w:b w:val="0"/>
          <w:bCs w:val="0"/>
          <w:sz w:val="24"/>
          <w:szCs w:val="24"/>
        </w:rPr>
      </w:pPr>
      <w:r w:rsidRPr="00FE02E2">
        <w:rPr>
          <w:b w:val="0"/>
          <w:bCs w:val="0"/>
          <w:sz w:val="24"/>
          <w:szCs w:val="24"/>
        </w:rPr>
        <w:t xml:space="preserve">Anderson and other YMCA staff members did not regularly attend church services while in Berlin. </w:t>
      </w:r>
      <w:r w:rsidR="004545BC">
        <w:rPr>
          <w:b w:val="0"/>
          <w:bCs w:val="0"/>
          <w:sz w:val="24"/>
          <w:szCs w:val="24"/>
        </w:rPr>
        <w:t xml:space="preserve">He </w:t>
      </w:r>
      <w:r w:rsidRPr="00FE02E2">
        <w:rPr>
          <w:b w:val="0"/>
          <w:bCs w:val="0"/>
          <w:sz w:val="24"/>
          <w:szCs w:val="24"/>
        </w:rPr>
        <w:t>explained</w:t>
      </w:r>
      <w:r w:rsidR="004545BC">
        <w:rPr>
          <w:b w:val="0"/>
          <w:bCs w:val="0"/>
          <w:sz w:val="24"/>
          <w:szCs w:val="24"/>
        </w:rPr>
        <w:t xml:space="preserve"> that </w:t>
      </w:r>
      <w:r w:rsidRPr="00FE02E2">
        <w:rPr>
          <w:b w:val="0"/>
          <w:bCs w:val="0"/>
          <w:sz w:val="24"/>
          <w:szCs w:val="24"/>
        </w:rPr>
        <w:t>the American congregation</w:t>
      </w:r>
      <w:r w:rsidR="00EB19D9">
        <w:rPr>
          <w:b w:val="0"/>
          <w:bCs w:val="0"/>
          <w:sz w:val="24"/>
          <w:szCs w:val="24"/>
        </w:rPr>
        <w:t>,</w:t>
      </w:r>
      <w:r w:rsidRPr="00FE02E2">
        <w:rPr>
          <w:b w:val="0"/>
          <w:bCs w:val="0"/>
          <w:sz w:val="24"/>
          <w:szCs w:val="24"/>
        </w:rPr>
        <w:t xml:space="preserve"> which </w:t>
      </w:r>
      <w:r w:rsidR="0009115E">
        <w:rPr>
          <w:b w:val="0"/>
          <w:bCs w:val="0"/>
          <w:sz w:val="24"/>
          <w:szCs w:val="24"/>
        </w:rPr>
        <w:t xml:space="preserve">had </w:t>
      </w:r>
      <w:r w:rsidRPr="00FE02E2">
        <w:rPr>
          <w:b w:val="0"/>
          <w:bCs w:val="0"/>
          <w:sz w:val="24"/>
          <w:szCs w:val="24"/>
        </w:rPr>
        <w:t xml:space="preserve">operated </w:t>
      </w:r>
      <w:r w:rsidR="003A34BC">
        <w:rPr>
          <w:b w:val="0"/>
          <w:bCs w:val="0"/>
          <w:sz w:val="24"/>
          <w:szCs w:val="24"/>
        </w:rPr>
        <w:t xml:space="preserve">in Berlin </w:t>
      </w:r>
      <w:r w:rsidRPr="00FE02E2">
        <w:rPr>
          <w:b w:val="0"/>
          <w:bCs w:val="0"/>
          <w:sz w:val="24"/>
          <w:szCs w:val="24"/>
        </w:rPr>
        <w:t>before the war</w:t>
      </w:r>
      <w:r w:rsidR="00EB19D9">
        <w:rPr>
          <w:b w:val="0"/>
          <w:bCs w:val="0"/>
          <w:sz w:val="24"/>
          <w:szCs w:val="24"/>
        </w:rPr>
        <w:t>,</w:t>
      </w:r>
      <w:r w:rsidRPr="00FE02E2">
        <w:rPr>
          <w:b w:val="0"/>
          <w:bCs w:val="0"/>
          <w:sz w:val="24"/>
          <w:szCs w:val="24"/>
        </w:rPr>
        <w:t xml:space="preserve"> had not reopened, and the Anglican church</w:t>
      </w:r>
      <w:r w:rsidR="002456DC">
        <w:rPr>
          <w:b w:val="0"/>
          <w:bCs w:val="0"/>
          <w:sz w:val="24"/>
          <w:szCs w:val="24"/>
        </w:rPr>
        <w:t xml:space="preserve"> </w:t>
      </w:r>
      <w:r w:rsidRPr="00FE02E2">
        <w:rPr>
          <w:b w:val="0"/>
          <w:bCs w:val="0"/>
          <w:sz w:val="24"/>
          <w:szCs w:val="24"/>
        </w:rPr>
        <w:t xml:space="preserve">did not have anyone in attendance when </w:t>
      </w:r>
      <w:r w:rsidR="004545BC">
        <w:rPr>
          <w:b w:val="0"/>
          <w:bCs w:val="0"/>
          <w:sz w:val="24"/>
          <w:szCs w:val="24"/>
        </w:rPr>
        <w:t>he</w:t>
      </w:r>
      <w:r w:rsidRPr="00FE02E2">
        <w:rPr>
          <w:b w:val="0"/>
          <w:bCs w:val="0"/>
          <w:sz w:val="24"/>
          <w:szCs w:val="24"/>
        </w:rPr>
        <w:t xml:space="preserve"> visited. He did </w:t>
      </w:r>
      <w:r w:rsidR="00F308A9" w:rsidRPr="00D84239">
        <w:rPr>
          <w:b w:val="0"/>
          <w:bCs w:val="0"/>
          <w:sz w:val="24"/>
          <w:szCs w:val="24"/>
        </w:rPr>
        <w:t>occasionally</w:t>
      </w:r>
      <w:r w:rsidR="00F308A9" w:rsidRPr="00FE02E2">
        <w:rPr>
          <w:b w:val="0"/>
          <w:bCs w:val="0"/>
          <w:sz w:val="24"/>
          <w:szCs w:val="24"/>
        </w:rPr>
        <w:t xml:space="preserve"> </w:t>
      </w:r>
      <w:r w:rsidRPr="00FE02E2">
        <w:rPr>
          <w:b w:val="0"/>
          <w:bCs w:val="0"/>
          <w:sz w:val="24"/>
          <w:szCs w:val="24"/>
        </w:rPr>
        <w:t xml:space="preserve">attend German-language services at the </w:t>
      </w:r>
      <w:r>
        <w:rPr>
          <w:b w:val="0"/>
          <w:bCs w:val="0"/>
          <w:sz w:val="24"/>
          <w:szCs w:val="24"/>
        </w:rPr>
        <w:t xml:space="preserve">Evangelical (Lutheran) </w:t>
      </w:r>
      <w:r w:rsidRPr="00D84239">
        <w:rPr>
          <w:b w:val="0"/>
          <w:bCs w:val="0"/>
          <w:color w:val="202124"/>
          <w:sz w:val="24"/>
          <w:szCs w:val="24"/>
        </w:rPr>
        <w:t>St.-</w:t>
      </w:r>
      <w:proofErr w:type="spellStart"/>
      <w:r w:rsidRPr="00D84239">
        <w:rPr>
          <w:b w:val="0"/>
          <w:bCs w:val="0"/>
          <w:color w:val="202124"/>
          <w:sz w:val="24"/>
          <w:szCs w:val="24"/>
        </w:rPr>
        <w:t>Matthäus</w:t>
      </w:r>
      <w:proofErr w:type="spellEnd"/>
      <w:r w:rsidRPr="00D84239">
        <w:rPr>
          <w:b w:val="0"/>
          <w:bCs w:val="0"/>
          <w:color w:val="202124"/>
          <w:sz w:val="24"/>
          <w:szCs w:val="24"/>
        </w:rPr>
        <w:t>-</w:t>
      </w:r>
      <w:proofErr w:type="spellStart"/>
      <w:r w:rsidRPr="00D84239">
        <w:rPr>
          <w:b w:val="0"/>
          <w:bCs w:val="0"/>
          <w:color w:val="202124"/>
          <w:sz w:val="24"/>
          <w:szCs w:val="24"/>
        </w:rPr>
        <w:t>Kirche</w:t>
      </w:r>
      <w:proofErr w:type="spellEnd"/>
      <w:r w:rsidR="00DD4BAA">
        <w:rPr>
          <w:b w:val="0"/>
          <w:bCs w:val="0"/>
          <w:sz w:val="24"/>
          <w:szCs w:val="24"/>
        </w:rPr>
        <w:t xml:space="preserve"> </w:t>
      </w:r>
      <w:r w:rsidRPr="00D84239">
        <w:rPr>
          <w:b w:val="0"/>
          <w:bCs w:val="0"/>
          <w:sz w:val="24"/>
          <w:szCs w:val="24"/>
        </w:rPr>
        <w:t xml:space="preserve">near his residence on </w:t>
      </w:r>
      <w:proofErr w:type="spellStart"/>
      <w:r w:rsidRPr="00D84239">
        <w:rPr>
          <w:b w:val="0"/>
          <w:bCs w:val="0"/>
          <w:sz w:val="24"/>
          <w:szCs w:val="24"/>
        </w:rPr>
        <w:t>Kurfurstenstrasse</w:t>
      </w:r>
      <w:proofErr w:type="spellEnd"/>
      <w:r w:rsidRPr="00D84239">
        <w:rPr>
          <w:b w:val="0"/>
          <w:bCs w:val="0"/>
          <w:sz w:val="24"/>
          <w:szCs w:val="24"/>
        </w:rPr>
        <w:t>.</w:t>
      </w:r>
      <w:r w:rsidR="00960F14">
        <w:rPr>
          <w:rStyle w:val="FootnoteReference"/>
          <w:b w:val="0"/>
          <w:bCs w:val="0"/>
          <w:sz w:val="24"/>
          <w:szCs w:val="24"/>
        </w:rPr>
        <w:footnoteReference w:id="41"/>
      </w:r>
      <w:r w:rsidR="0051642C">
        <w:rPr>
          <w:b w:val="0"/>
          <w:bCs w:val="0"/>
          <w:sz w:val="24"/>
          <w:szCs w:val="24"/>
        </w:rPr>
        <w:t xml:space="preserve"> </w:t>
      </w:r>
      <w:r w:rsidRPr="00D84239">
        <w:rPr>
          <w:b w:val="0"/>
          <w:bCs w:val="0"/>
          <w:sz w:val="24"/>
          <w:szCs w:val="24"/>
        </w:rPr>
        <w:t>Anderson</w:t>
      </w:r>
      <w:r w:rsidR="004243E8">
        <w:rPr>
          <w:b w:val="0"/>
          <w:bCs w:val="0"/>
          <w:sz w:val="24"/>
          <w:szCs w:val="24"/>
        </w:rPr>
        <w:t xml:space="preserve"> enjoyed connecting with fellow believers </w:t>
      </w:r>
      <w:r w:rsidRPr="00D84239">
        <w:rPr>
          <w:b w:val="0"/>
          <w:bCs w:val="0"/>
          <w:sz w:val="24"/>
          <w:szCs w:val="24"/>
        </w:rPr>
        <w:t xml:space="preserve">in Berlin, </w:t>
      </w:r>
      <w:r w:rsidR="004243E8">
        <w:rPr>
          <w:b w:val="0"/>
          <w:bCs w:val="0"/>
          <w:sz w:val="24"/>
          <w:szCs w:val="24"/>
        </w:rPr>
        <w:t xml:space="preserve">even without the support of a congregation: </w:t>
      </w:r>
      <w:r w:rsidRPr="00D84239">
        <w:rPr>
          <w:b w:val="0"/>
          <w:bCs w:val="0"/>
          <w:sz w:val="24"/>
          <w:szCs w:val="24"/>
        </w:rPr>
        <w:t>“Our little YMCA group was a congenial one, and we</w:t>
      </w:r>
      <w:r>
        <w:rPr>
          <w:b w:val="0"/>
          <w:bCs w:val="0"/>
          <w:sz w:val="24"/>
          <w:szCs w:val="24"/>
        </w:rPr>
        <w:t xml:space="preserve"> three bachelors (the Troika) were glad to go on outings with American and Russian girls, </w:t>
      </w:r>
      <w:r w:rsidRPr="00D84239">
        <w:rPr>
          <w:b w:val="0"/>
          <w:bCs w:val="0"/>
          <w:sz w:val="24"/>
          <w:szCs w:val="24"/>
        </w:rPr>
        <w:t xml:space="preserve">especially Marjorie Mallory, Mary Bell, and Sophie </w:t>
      </w:r>
      <w:proofErr w:type="spellStart"/>
      <w:r w:rsidRPr="00D84239">
        <w:rPr>
          <w:b w:val="0"/>
          <w:bCs w:val="0"/>
          <w:sz w:val="24"/>
          <w:szCs w:val="24"/>
        </w:rPr>
        <w:t>Shidlovsky</w:t>
      </w:r>
      <w:proofErr w:type="spellEnd"/>
      <w:r w:rsidRPr="00D84239">
        <w:rPr>
          <w:b w:val="0"/>
          <w:bCs w:val="0"/>
          <w:sz w:val="24"/>
          <w:szCs w:val="24"/>
        </w:rPr>
        <w:t>.”</w:t>
      </w:r>
      <w:r w:rsidR="00960F14">
        <w:rPr>
          <w:rStyle w:val="FootnoteReference"/>
          <w:b w:val="0"/>
          <w:bCs w:val="0"/>
          <w:sz w:val="24"/>
          <w:szCs w:val="24"/>
        </w:rPr>
        <w:footnoteReference w:id="42"/>
      </w:r>
      <w:r w:rsidR="004243E8">
        <w:rPr>
          <w:b w:val="0"/>
          <w:bCs w:val="0"/>
          <w:sz w:val="24"/>
          <w:szCs w:val="24"/>
        </w:rPr>
        <w:t xml:space="preserve"> Y</w:t>
      </w:r>
      <w:r w:rsidR="00D84A34">
        <w:rPr>
          <w:b w:val="0"/>
          <w:bCs w:val="0"/>
          <w:sz w:val="24"/>
          <w:szCs w:val="24"/>
        </w:rPr>
        <w:t xml:space="preserve"> </w:t>
      </w:r>
      <w:r w:rsidR="004243E8">
        <w:rPr>
          <w:b w:val="0"/>
          <w:bCs w:val="0"/>
          <w:sz w:val="24"/>
          <w:szCs w:val="24"/>
        </w:rPr>
        <w:t xml:space="preserve">staff members also received support from </w:t>
      </w:r>
      <w:r w:rsidR="004243E8" w:rsidRPr="004243E8">
        <w:rPr>
          <w:b w:val="0"/>
          <w:bCs w:val="0"/>
          <w:sz w:val="24"/>
          <w:szCs w:val="24"/>
        </w:rPr>
        <w:t xml:space="preserve">occasional conferences, such as a </w:t>
      </w:r>
      <w:r w:rsidR="004243E8">
        <w:rPr>
          <w:b w:val="0"/>
          <w:bCs w:val="0"/>
          <w:sz w:val="24"/>
          <w:szCs w:val="24"/>
        </w:rPr>
        <w:t xml:space="preserve">summer 1923 </w:t>
      </w:r>
      <w:r w:rsidR="00381D0E" w:rsidRPr="004243E8">
        <w:rPr>
          <w:b w:val="0"/>
          <w:bCs w:val="0"/>
          <w:color w:val="000000" w:themeColor="text1"/>
          <w:sz w:val="24"/>
          <w:szCs w:val="24"/>
        </w:rPr>
        <w:t>global</w:t>
      </w:r>
      <w:r w:rsidR="004243E8">
        <w:rPr>
          <w:b w:val="0"/>
          <w:bCs w:val="0"/>
          <w:color w:val="000000" w:themeColor="text1"/>
          <w:sz w:val="24"/>
          <w:szCs w:val="24"/>
        </w:rPr>
        <w:t xml:space="preserve"> gathering </w:t>
      </w:r>
      <w:r w:rsidR="00381D0E" w:rsidRPr="004243E8">
        <w:rPr>
          <w:b w:val="0"/>
          <w:bCs w:val="0"/>
          <w:color w:val="000000" w:themeColor="text1"/>
          <w:sz w:val="24"/>
          <w:szCs w:val="24"/>
        </w:rPr>
        <w:t xml:space="preserve">held </w:t>
      </w:r>
      <w:r w:rsidR="004243E8">
        <w:rPr>
          <w:b w:val="0"/>
          <w:bCs w:val="0"/>
          <w:color w:val="000000" w:themeColor="text1"/>
          <w:sz w:val="24"/>
          <w:szCs w:val="24"/>
        </w:rPr>
        <w:t xml:space="preserve">in the resort town of </w:t>
      </w:r>
      <w:proofErr w:type="spellStart"/>
      <w:r w:rsidR="00381D0E" w:rsidRPr="004243E8">
        <w:rPr>
          <w:b w:val="0"/>
          <w:bCs w:val="0"/>
          <w:color w:val="000000" w:themeColor="text1"/>
          <w:sz w:val="24"/>
          <w:szCs w:val="24"/>
        </w:rPr>
        <w:t>Portschach</w:t>
      </w:r>
      <w:proofErr w:type="spellEnd"/>
      <w:r w:rsidR="0051642C">
        <w:rPr>
          <w:b w:val="0"/>
          <w:bCs w:val="0"/>
          <w:color w:val="000000" w:themeColor="text1"/>
          <w:sz w:val="24"/>
          <w:szCs w:val="24"/>
        </w:rPr>
        <w:t xml:space="preserve"> in </w:t>
      </w:r>
      <w:r w:rsidR="00381D0E" w:rsidRPr="004243E8">
        <w:rPr>
          <w:b w:val="0"/>
          <w:bCs w:val="0"/>
          <w:color w:val="000000" w:themeColor="text1"/>
          <w:sz w:val="24"/>
          <w:szCs w:val="24"/>
        </w:rPr>
        <w:t>southern Austria. Representatives of 53 countries attended, with sessions addressing the significance, methods</w:t>
      </w:r>
      <w:r w:rsidR="00EB19D9">
        <w:rPr>
          <w:b w:val="0"/>
          <w:bCs w:val="0"/>
          <w:color w:val="000000" w:themeColor="text1"/>
          <w:sz w:val="24"/>
          <w:szCs w:val="24"/>
        </w:rPr>
        <w:t>,</w:t>
      </w:r>
      <w:r w:rsidR="00381D0E" w:rsidRPr="004243E8">
        <w:rPr>
          <w:b w:val="0"/>
          <w:bCs w:val="0"/>
          <w:color w:val="000000" w:themeColor="text1"/>
          <w:sz w:val="24"/>
          <w:szCs w:val="24"/>
        </w:rPr>
        <w:t xml:space="preserve"> and organization of </w:t>
      </w:r>
      <w:r w:rsidR="00381D0E" w:rsidRPr="004243E8">
        <w:rPr>
          <w:b w:val="0"/>
          <w:bCs w:val="0"/>
          <w:color w:val="000000" w:themeColor="text1"/>
          <w:sz w:val="24"/>
          <w:szCs w:val="24"/>
        </w:rPr>
        <w:lastRenderedPageBreak/>
        <w:t>Christian ministry among boys. Sherwood Eddy and</w:t>
      </w:r>
      <w:r w:rsidR="009E1D09">
        <w:rPr>
          <w:b w:val="0"/>
          <w:bCs w:val="0"/>
          <w:color w:val="000000" w:themeColor="text1"/>
          <w:sz w:val="24"/>
          <w:szCs w:val="24"/>
        </w:rPr>
        <w:t xml:space="preserve"> </w:t>
      </w:r>
      <w:r w:rsidR="00381D0E" w:rsidRPr="004243E8">
        <w:rPr>
          <w:b w:val="0"/>
          <w:bCs w:val="0"/>
          <w:color w:val="000000" w:themeColor="text1"/>
          <w:sz w:val="24"/>
          <w:szCs w:val="24"/>
        </w:rPr>
        <w:t>Mott were plenary speakers, and</w:t>
      </w:r>
      <w:r w:rsidR="00EC2F63">
        <w:rPr>
          <w:b w:val="0"/>
          <w:bCs w:val="0"/>
          <w:color w:val="000000" w:themeColor="text1"/>
          <w:sz w:val="24"/>
          <w:szCs w:val="24"/>
        </w:rPr>
        <w:t xml:space="preserve"> </w:t>
      </w:r>
      <w:proofErr w:type="spellStart"/>
      <w:r w:rsidR="00381D0E" w:rsidRPr="004243E8">
        <w:rPr>
          <w:b w:val="0"/>
          <w:bCs w:val="0"/>
          <w:color w:val="000000" w:themeColor="text1"/>
          <w:sz w:val="24"/>
          <w:szCs w:val="24"/>
        </w:rPr>
        <w:t>Piano</w:t>
      </w:r>
      <w:r w:rsidR="00EC2F63">
        <w:rPr>
          <w:b w:val="0"/>
          <w:bCs w:val="0"/>
          <w:color w:val="000000" w:themeColor="text1"/>
          <w:sz w:val="24"/>
          <w:szCs w:val="24"/>
        </w:rPr>
        <w:t>v</w:t>
      </w:r>
      <w:proofErr w:type="spellEnd"/>
      <w:r w:rsidR="00EC2F63">
        <w:rPr>
          <w:b w:val="0"/>
          <w:bCs w:val="0"/>
          <w:color w:val="000000" w:themeColor="text1"/>
          <w:sz w:val="24"/>
          <w:szCs w:val="24"/>
        </w:rPr>
        <w:t xml:space="preserve"> </w:t>
      </w:r>
      <w:r w:rsidR="00381D0E" w:rsidRPr="004243E8">
        <w:rPr>
          <w:b w:val="0"/>
          <w:bCs w:val="0"/>
          <w:color w:val="000000" w:themeColor="text1"/>
          <w:sz w:val="24"/>
          <w:szCs w:val="24"/>
        </w:rPr>
        <w:t>spoke to the group about work among Russian boys.</w:t>
      </w:r>
      <w:r w:rsidR="00AC4AA8" w:rsidRPr="004243E8">
        <w:rPr>
          <w:rStyle w:val="FootnoteReference"/>
          <w:b w:val="0"/>
          <w:bCs w:val="0"/>
          <w:color w:val="000000" w:themeColor="text1"/>
          <w:sz w:val="24"/>
          <w:szCs w:val="24"/>
        </w:rPr>
        <w:footnoteReference w:id="43"/>
      </w:r>
      <w:r w:rsidR="00381D0E" w:rsidRPr="004243E8">
        <w:rPr>
          <w:b w:val="0"/>
          <w:bCs w:val="0"/>
          <w:color w:val="000000" w:themeColor="text1"/>
          <w:sz w:val="24"/>
          <w:szCs w:val="24"/>
        </w:rPr>
        <w:t xml:space="preserve"> </w:t>
      </w:r>
    </w:p>
    <w:p w14:paraId="39461CF0" w14:textId="34FCA019" w:rsidR="00B818E0" w:rsidRDefault="00B818E0" w:rsidP="00C758B4">
      <w:pPr>
        <w:spacing w:line="480" w:lineRule="auto"/>
        <w:ind w:firstLine="720"/>
        <w:contextualSpacing/>
        <w:rPr>
          <w:rFonts w:ascii="Times New Roman" w:hAnsi="Times New Roman" w:cs="Times New Roman"/>
        </w:rPr>
      </w:pPr>
      <w:r>
        <w:rPr>
          <w:rFonts w:ascii="Times New Roman" w:hAnsi="Times New Roman" w:cs="Times New Roman"/>
        </w:rPr>
        <w:t>In 1923</w:t>
      </w:r>
      <w:r w:rsidR="00EB19D9">
        <w:rPr>
          <w:rFonts w:ascii="Times New Roman" w:hAnsi="Times New Roman" w:cs="Times New Roman"/>
        </w:rPr>
        <w:t>,</w:t>
      </w:r>
      <w:r>
        <w:rPr>
          <w:rFonts w:ascii="Times New Roman" w:hAnsi="Times New Roman" w:cs="Times New Roman"/>
        </w:rPr>
        <w:t xml:space="preserve"> Anderson and</w:t>
      </w:r>
      <w:r w:rsidR="00BC214A">
        <w:rPr>
          <w:rFonts w:ascii="Times New Roman" w:hAnsi="Times New Roman" w:cs="Times New Roman"/>
        </w:rPr>
        <w:t xml:space="preserve"> </w:t>
      </w:r>
      <w:proofErr w:type="spellStart"/>
      <w:r>
        <w:rPr>
          <w:rFonts w:ascii="Times New Roman" w:hAnsi="Times New Roman" w:cs="Times New Roman"/>
        </w:rPr>
        <w:t>Lowrie</w:t>
      </w:r>
      <w:proofErr w:type="spellEnd"/>
      <w:r>
        <w:rPr>
          <w:rFonts w:ascii="Times New Roman" w:hAnsi="Times New Roman" w:cs="Times New Roman"/>
        </w:rPr>
        <w:t xml:space="preserve"> took a </w:t>
      </w:r>
      <w:r w:rsidR="000851EF">
        <w:rPr>
          <w:rFonts w:ascii="Times New Roman" w:hAnsi="Times New Roman" w:cs="Times New Roman"/>
        </w:rPr>
        <w:t xml:space="preserve">vacation </w:t>
      </w:r>
      <w:r>
        <w:rPr>
          <w:rFonts w:ascii="Times New Roman" w:hAnsi="Times New Roman" w:cs="Times New Roman"/>
        </w:rPr>
        <w:t>trip to Jerusalem</w:t>
      </w:r>
      <w:r w:rsidR="00763A92">
        <w:rPr>
          <w:rFonts w:ascii="Times New Roman" w:hAnsi="Times New Roman" w:cs="Times New Roman"/>
        </w:rPr>
        <w:t>; t</w:t>
      </w:r>
      <w:r>
        <w:rPr>
          <w:rFonts w:ascii="Times New Roman" w:hAnsi="Times New Roman" w:cs="Times New Roman"/>
        </w:rPr>
        <w:t>hey visited</w:t>
      </w:r>
      <w:r w:rsidR="00763A92">
        <w:rPr>
          <w:rFonts w:ascii="Times New Roman" w:hAnsi="Times New Roman" w:cs="Times New Roman"/>
        </w:rPr>
        <w:t xml:space="preserve"> </w:t>
      </w:r>
      <w:r>
        <w:rPr>
          <w:rFonts w:ascii="Times New Roman" w:hAnsi="Times New Roman" w:cs="Times New Roman"/>
        </w:rPr>
        <w:t xml:space="preserve">Archibald Harte, </w:t>
      </w:r>
      <w:r w:rsidR="00DA7F61">
        <w:rPr>
          <w:rFonts w:ascii="Times New Roman" w:hAnsi="Times New Roman" w:cs="Times New Roman"/>
        </w:rPr>
        <w:t xml:space="preserve">a </w:t>
      </w:r>
      <w:r>
        <w:rPr>
          <w:rFonts w:ascii="Times New Roman" w:hAnsi="Times New Roman" w:cs="Times New Roman"/>
        </w:rPr>
        <w:t xml:space="preserve">former supervisor </w:t>
      </w:r>
      <w:r w:rsidR="004545BC">
        <w:rPr>
          <w:rFonts w:ascii="Times New Roman" w:hAnsi="Times New Roman" w:cs="Times New Roman"/>
        </w:rPr>
        <w:t>of</w:t>
      </w:r>
      <w:r w:rsidR="009F2935">
        <w:rPr>
          <w:rFonts w:ascii="Times New Roman" w:hAnsi="Times New Roman" w:cs="Times New Roman"/>
        </w:rPr>
        <w:t xml:space="preserve"> YMCA service to prisoners of war </w:t>
      </w:r>
      <w:r>
        <w:rPr>
          <w:rFonts w:ascii="Times New Roman" w:hAnsi="Times New Roman" w:cs="Times New Roman"/>
        </w:rPr>
        <w:t>in Petrograd, who</w:t>
      </w:r>
      <w:r w:rsidR="003A34BC">
        <w:rPr>
          <w:rFonts w:ascii="Times New Roman" w:hAnsi="Times New Roman" w:cs="Times New Roman"/>
        </w:rPr>
        <w:t xml:space="preserve"> </w:t>
      </w:r>
      <w:r w:rsidR="004545BC">
        <w:rPr>
          <w:rFonts w:ascii="Times New Roman" w:hAnsi="Times New Roman" w:cs="Times New Roman"/>
        </w:rPr>
        <w:t xml:space="preserve">at the time was </w:t>
      </w:r>
      <w:r w:rsidR="003A34BC">
        <w:rPr>
          <w:rFonts w:ascii="Times New Roman" w:hAnsi="Times New Roman" w:cs="Times New Roman"/>
        </w:rPr>
        <w:t>serv</w:t>
      </w:r>
      <w:r w:rsidR="004545BC">
        <w:rPr>
          <w:rFonts w:ascii="Times New Roman" w:hAnsi="Times New Roman" w:cs="Times New Roman"/>
        </w:rPr>
        <w:t xml:space="preserve">ing </w:t>
      </w:r>
      <w:r w:rsidR="003A34BC">
        <w:rPr>
          <w:rFonts w:ascii="Times New Roman" w:hAnsi="Times New Roman" w:cs="Times New Roman"/>
        </w:rPr>
        <w:t xml:space="preserve">as </w:t>
      </w:r>
      <w:r>
        <w:rPr>
          <w:rFonts w:ascii="Times New Roman" w:hAnsi="Times New Roman" w:cs="Times New Roman"/>
        </w:rPr>
        <w:t>General Secretary of the Jerusalem YMCA.</w:t>
      </w:r>
      <w:r w:rsidR="00763A92">
        <w:rPr>
          <w:rStyle w:val="FootnoteReference"/>
          <w:rFonts w:ascii="Times New Roman" w:hAnsi="Times New Roman" w:cs="Times New Roman"/>
        </w:rPr>
        <w:footnoteReference w:id="44"/>
      </w:r>
      <w:r w:rsidR="00DA7F61">
        <w:rPr>
          <w:rFonts w:ascii="Times New Roman" w:hAnsi="Times New Roman" w:cs="Times New Roman"/>
        </w:rPr>
        <w:t xml:space="preserve"> </w:t>
      </w:r>
      <w:r w:rsidR="00BC214A">
        <w:rPr>
          <w:rFonts w:ascii="Times New Roman" w:hAnsi="Times New Roman" w:cs="Times New Roman"/>
        </w:rPr>
        <w:t>On this trip t</w:t>
      </w:r>
      <w:r>
        <w:rPr>
          <w:rFonts w:ascii="Times New Roman" w:hAnsi="Times New Roman" w:cs="Times New Roman"/>
        </w:rPr>
        <w:t>hey visited key sites connected with</w:t>
      </w:r>
      <w:r w:rsidR="003A1F78">
        <w:rPr>
          <w:rFonts w:ascii="Times New Roman" w:hAnsi="Times New Roman" w:cs="Times New Roman"/>
        </w:rPr>
        <w:t xml:space="preserve"> </w:t>
      </w:r>
      <w:r>
        <w:rPr>
          <w:rFonts w:ascii="Times New Roman" w:hAnsi="Times New Roman" w:cs="Times New Roman"/>
        </w:rPr>
        <w:t>biblical times.</w:t>
      </w:r>
      <w:r w:rsidR="003A1F78">
        <w:rPr>
          <w:rFonts w:ascii="Times New Roman" w:hAnsi="Times New Roman" w:cs="Times New Roman"/>
        </w:rPr>
        <w:t xml:space="preserve"> </w:t>
      </w:r>
      <w:r>
        <w:rPr>
          <w:rFonts w:ascii="Times New Roman" w:hAnsi="Times New Roman" w:cs="Times New Roman"/>
        </w:rPr>
        <w:t>Anderson reflected after viewing the</w:t>
      </w:r>
      <w:r w:rsidR="00D50849">
        <w:rPr>
          <w:rFonts w:ascii="Times New Roman" w:hAnsi="Times New Roman" w:cs="Times New Roman"/>
        </w:rPr>
        <w:t xml:space="preserve"> </w:t>
      </w:r>
      <w:r>
        <w:rPr>
          <w:rFonts w:ascii="Times New Roman" w:hAnsi="Times New Roman" w:cs="Times New Roman"/>
        </w:rPr>
        <w:t xml:space="preserve">location of the </w:t>
      </w:r>
      <w:r w:rsidR="00D50849">
        <w:rPr>
          <w:rFonts w:ascii="Times New Roman" w:hAnsi="Times New Roman" w:cs="Times New Roman"/>
        </w:rPr>
        <w:t xml:space="preserve">former </w:t>
      </w:r>
      <w:r>
        <w:rPr>
          <w:rFonts w:ascii="Times New Roman" w:hAnsi="Times New Roman" w:cs="Times New Roman"/>
        </w:rPr>
        <w:t xml:space="preserve">temple and remembering the </w:t>
      </w:r>
      <w:r w:rsidR="008A7088">
        <w:rPr>
          <w:rFonts w:ascii="Times New Roman" w:hAnsi="Times New Roman" w:cs="Times New Roman"/>
        </w:rPr>
        <w:t xml:space="preserve">life </w:t>
      </w:r>
      <w:r>
        <w:rPr>
          <w:rFonts w:ascii="Times New Roman" w:hAnsi="Times New Roman" w:cs="Times New Roman"/>
        </w:rPr>
        <w:t xml:space="preserve">of </w:t>
      </w:r>
      <w:r w:rsidR="008A7088">
        <w:rPr>
          <w:rFonts w:ascii="Times New Roman" w:hAnsi="Times New Roman" w:cs="Times New Roman"/>
        </w:rPr>
        <w:t>Jesus</w:t>
      </w:r>
      <w:r>
        <w:rPr>
          <w:rFonts w:ascii="Times New Roman" w:hAnsi="Times New Roman" w:cs="Times New Roman"/>
        </w:rPr>
        <w:t>: “How His heart throbbed with joy at the sight, and with sorr</w:t>
      </w:r>
      <w:r w:rsidR="0009115E">
        <w:rPr>
          <w:rFonts w:ascii="Times New Roman" w:hAnsi="Times New Roman" w:cs="Times New Roman"/>
        </w:rPr>
        <w:t xml:space="preserve">ow </w:t>
      </w:r>
      <w:r>
        <w:rPr>
          <w:rFonts w:ascii="Times New Roman" w:hAnsi="Times New Roman" w:cs="Times New Roman"/>
        </w:rPr>
        <w:t>for the people whose hearts were hardened and would not believe that their Messiah had come.”</w:t>
      </w:r>
      <w:r w:rsidR="00763A92">
        <w:rPr>
          <w:rStyle w:val="FootnoteReference"/>
          <w:rFonts w:ascii="Times New Roman" w:hAnsi="Times New Roman" w:cs="Times New Roman"/>
        </w:rPr>
        <w:footnoteReference w:id="45"/>
      </w:r>
      <w:r w:rsidR="00763A92">
        <w:rPr>
          <w:rFonts w:ascii="Times New Roman" w:hAnsi="Times New Roman" w:cs="Times New Roman"/>
        </w:rPr>
        <w:t xml:space="preserve"> </w:t>
      </w:r>
      <w:r>
        <w:rPr>
          <w:rFonts w:ascii="Times New Roman" w:hAnsi="Times New Roman" w:cs="Times New Roman"/>
        </w:rPr>
        <w:t>He reflected on the presence of Judaism, Christianity, and Islam within the city, as well as the interaction of Eastern Orthodox, Roman Catholic, and Armenian confessions</w:t>
      </w:r>
      <w:r w:rsidR="00763A92">
        <w:rPr>
          <w:rFonts w:ascii="Times New Roman" w:hAnsi="Times New Roman" w:cs="Times New Roman"/>
        </w:rPr>
        <w:t xml:space="preserve">: </w:t>
      </w:r>
      <w:r w:rsidR="00BC214A">
        <w:rPr>
          <w:rFonts w:ascii="Times New Roman" w:hAnsi="Times New Roman" w:cs="Times New Roman"/>
        </w:rPr>
        <w:t>“. . . we tried not to forget that our visit was spiritual in purpose, and we especially prized those occasions which led us into the religious life of the Holy City.”</w:t>
      </w:r>
      <w:r w:rsidR="00763A92">
        <w:rPr>
          <w:rStyle w:val="FootnoteReference"/>
          <w:rFonts w:ascii="Times New Roman" w:hAnsi="Times New Roman" w:cs="Times New Roman"/>
        </w:rPr>
        <w:footnoteReference w:id="46"/>
      </w:r>
      <w:r w:rsidR="00C758B4">
        <w:rPr>
          <w:rFonts w:ascii="Times New Roman" w:hAnsi="Times New Roman" w:cs="Times New Roman"/>
        </w:rPr>
        <w:t xml:space="preserve"> </w:t>
      </w:r>
      <w:r>
        <w:rPr>
          <w:rFonts w:ascii="Times New Roman" w:hAnsi="Times New Roman" w:cs="Times New Roman"/>
        </w:rPr>
        <w:t>Anderson comment</w:t>
      </w:r>
      <w:r w:rsidR="00C758B4">
        <w:rPr>
          <w:rFonts w:ascii="Times New Roman" w:hAnsi="Times New Roman" w:cs="Times New Roman"/>
        </w:rPr>
        <w:t>ed</w:t>
      </w:r>
      <w:r>
        <w:rPr>
          <w:rFonts w:ascii="Times New Roman" w:hAnsi="Times New Roman" w:cs="Times New Roman"/>
        </w:rPr>
        <w:t xml:space="preserve"> on many of the different ethnic and national groups on his visit, and he admit</w:t>
      </w:r>
      <w:r w:rsidR="00C758B4">
        <w:rPr>
          <w:rFonts w:ascii="Times New Roman" w:hAnsi="Times New Roman" w:cs="Times New Roman"/>
        </w:rPr>
        <w:t>ted</w:t>
      </w:r>
      <w:r>
        <w:rPr>
          <w:rFonts w:ascii="Times New Roman" w:hAnsi="Times New Roman" w:cs="Times New Roman"/>
        </w:rPr>
        <w:t xml:space="preserve"> that his observations </w:t>
      </w:r>
      <w:r w:rsidR="00A97452">
        <w:rPr>
          <w:rFonts w:ascii="Times New Roman" w:hAnsi="Times New Roman" w:cs="Times New Roman"/>
        </w:rPr>
        <w:t>we</w:t>
      </w:r>
      <w:r>
        <w:rPr>
          <w:rFonts w:ascii="Times New Roman" w:hAnsi="Times New Roman" w:cs="Times New Roman"/>
        </w:rPr>
        <w:t>re simply impressions rather than informed perspectives. He expresse</w:t>
      </w:r>
      <w:r w:rsidR="00C758B4">
        <w:rPr>
          <w:rFonts w:ascii="Times New Roman" w:hAnsi="Times New Roman" w:cs="Times New Roman"/>
        </w:rPr>
        <w:t>d</w:t>
      </w:r>
      <w:r>
        <w:rPr>
          <w:rFonts w:ascii="Times New Roman" w:hAnsi="Times New Roman" w:cs="Times New Roman"/>
        </w:rPr>
        <w:t xml:space="preserve"> skepticism about the recent rise in</w:t>
      </w:r>
      <w:r w:rsidR="00EB19D9">
        <w:rPr>
          <w:rFonts w:ascii="Times New Roman" w:hAnsi="Times New Roman" w:cs="Times New Roman"/>
        </w:rPr>
        <w:t xml:space="preserve"> the</w:t>
      </w:r>
      <w:r>
        <w:rPr>
          <w:rFonts w:ascii="Times New Roman" w:hAnsi="Times New Roman" w:cs="Times New Roman"/>
        </w:rPr>
        <w:t xml:space="preserve"> Jewish population related to the Zionist movement and the possibility of future economic and political success. He </w:t>
      </w:r>
      <w:r w:rsidR="00C758B4">
        <w:rPr>
          <w:rFonts w:ascii="Times New Roman" w:hAnsi="Times New Roman" w:cs="Times New Roman"/>
        </w:rPr>
        <w:t xml:space="preserve">did </w:t>
      </w:r>
      <w:r>
        <w:rPr>
          <w:rFonts w:ascii="Times New Roman" w:hAnsi="Times New Roman" w:cs="Times New Roman"/>
        </w:rPr>
        <w:t xml:space="preserve">not comment on the reasons for the Zionist movement, such as </w:t>
      </w:r>
      <w:r w:rsidR="00763A92">
        <w:rPr>
          <w:rFonts w:ascii="Times New Roman" w:hAnsi="Times New Roman" w:cs="Times New Roman"/>
        </w:rPr>
        <w:t xml:space="preserve">widespread European </w:t>
      </w:r>
      <w:r>
        <w:rPr>
          <w:rFonts w:ascii="Times New Roman" w:hAnsi="Times New Roman" w:cs="Times New Roman"/>
        </w:rPr>
        <w:t>anti</w:t>
      </w:r>
      <w:r w:rsidR="00A242AD">
        <w:rPr>
          <w:rFonts w:ascii="Times New Roman" w:hAnsi="Times New Roman" w:cs="Times New Roman"/>
        </w:rPr>
        <w:t>s</w:t>
      </w:r>
      <w:r>
        <w:rPr>
          <w:rFonts w:ascii="Times New Roman" w:hAnsi="Times New Roman" w:cs="Times New Roman"/>
        </w:rPr>
        <w:t>emitism.</w:t>
      </w:r>
      <w:r w:rsidR="00763A92">
        <w:rPr>
          <w:rStyle w:val="FootnoteReference"/>
          <w:rFonts w:ascii="Times New Roman" w:hAnsi="Times New Roman" w:cs="Times New Roman"/>
        </w:rPr>
        <w:footnoteReference w:id="47"/>
      </w:r>
      <w:r>
        <w:rPr>
          <w:rFonts w:ascii="Times New Roman" w:hAnsi="Times New Roman" w:cs="Times New Roman"/>
        </w:rPr>
        <w:t xml:space="preserve"> </w:t>
      </w:r>
    </w:p>
    <w:p w14:paraId="2DE855EB" w14:textId="001BC3CC" w:rsidR="00763A92" w:rsidRDefault="00B818E0" w:rsidP="00763A92">
      <w:pPr>
        <w:spacing w:line="480" w:lineRule="auto"/>
        <w:ind w:firstLine="720"/>
        <w:contextualSpacing/>
        <w:rPr>
          <w:rFonts w:ascii="Times New Roman" w:hAnsi="Times New Roman" w:cs="Times New Roman"/>
        </w:rPr>
      </w:pPr>
      <w:r>
        <w:rPr>
          <w:rFonts w:ascii="Times New Roman" w:hAnsi="Times New Roman" w:cs="Times New Roman"/>
        </w:rPr>
        <w:t>Anderson note</w:t>
      </w:r>
      <w:r w:rsidR="00C758B4">
        <w:rPr>
          <w:rFonts w:ascii="Times New Roman" w:hAnsi="Times New Roman" w:cs="Times New Roman"/>
        </w:rPr>
        <w:t xml:space="preserve">d </w:t>
      </w:r>
      <w:r>
        <w:rPr>
          <w:rFonts w:ascii="Times New Roman" w:hAnsi="Times New Roman" w:cs="Times New Roman"/>
        </w:rPr>
        <w:t xml:space="preserve">at the end of his pilgrimage journal, </w:t>
      </w:r>
    </w:p>
    <w:p w14:paraId="51D0FF93" w14:textId="4433117F" w:rsidR="00B818E0" w:rsidRDefault="00B818E0" w:rsidP="00763A92">
      <w:pPr>
        <w:ind w:left="720"/>
        <w:contextualSpacing/>
        <w:rPr>
          <w:rFonts w:ascii="Times New Roman" w:hAnsi="Times New Roman" w:cs="Times New Roman"/>
        </w:rPr>
      </w:pPr>
      <w:r w:rsidRPr="008A1D21">
        <w:rPr>
          <w:rFonts w:ascii="Times New Roman" w:hAnsi="Times New Roman" w:cs="Times New Roman"/>
        </w:rPr>
        <w:t>Tradition and the desire of pilgrims to see everything told of the gospel stories have attached significance to many places which manifestly are false</w:t>
      </w:r>
      <w:r>
        <w:rPr>
          <w:rFonts w:ascii="Times New Roman" w:hAnsi="Times New Roman" w:cs="Times New Roman"/>
        </w:rPr>
        <w:t>. I</w:t>
      </w:r>
      <w:r w:rsidRPr="008A1D21">
        <w:rPr>
          <w:rFonts w:ascii="Times New Roman" w:hAnsi="Times New Roman" w:cs="Times New Roman"/>
        </w:rPr>
        <w:t xml:space="preserve">n recent years a number of competent investigators have given serious study to this problem and by noting their </w:t>
      </w:r>
      <w:r w:rsidRPr="008A1D21">
        <w:rPr>
          <w:rFonts w:ascii="Times New Roman" w:hAnsi="Times New Roman" w:cs="Times New Roman"/>
        </w:rPr>
        <w:lastRenderedPageBreak/>
        <w:t>conclusions the visitor is spared many wrong impressions</w:t>
      </w:r>
      <w:r>
        <w:rPr>
          <w:rFonts w:ascii="Times New Roman" w:hAnsi="Times New Roman" w:cs="Times New Roman"/>
        </w:rPr>
        <w:t>. W</w:t>
      </w:r>
      <w:r w:rsidRPr="008A1D21">
        <w:rPr>
          <w:rFonts w:ascii="Times New Roman" w:hAnsi="Times New Roman" w:cs="Times New Roman"/>
        </w:rPr>
        <w:t>e need not believe</w:t>
      </w:r>
      <w:r>
        <w:rPr>
          <w:rFonts w:ascii="Times New Roman" w:hAnsi="Times New Roman" w:cs="Times New Roman"/>
        </w:rPr>
        <w:t xml:space="preserve">, </w:t>
      </w:r>
      <w:r w:rsidRPr="008A1D21">
        <w:rPr>
          <w:rFonts w:ascii="Times New Roman" w:hAnsi="Times New Roman" w:cs="Times New Roman"/>
        </w:rPr>
        <w:t>for instance</w:t>
      </w:r>
      <w:r>
        <w:rPr>
          <w:rFonts w:ascii="Times New Roman" w:hAnsi="Times New Roman" w:cs="Times New Roman"/>
        </w:rPr>
        <w:t xml:space="preserve">, </w:t>
      </w:r>
      <w:r w:rsidRPr="008A1D21">
        <w:rPr>
          <w:rFonts w:ascii="Times New Roman" w:hAnsi="Times New Roman" w:cs="Times New Roman"/>
        </w:rPr>
        <w:t>that our Lord walked the very streets which he followed in Jerusalem</w:t>
      </w:r>
      <w:r>
        <w:rPr>
          <w:rFonts w:ascii="Times New Roman" w:hAnsi="Times New Roman" w:cs="Times New Roman"/>
        </w:rPr>
        <w:t xml:space="preserve">; </w:t>
      </w:r>
      <w:r w:rsidRPr="008A1D21">
        <w:rPr>
          <w:rFonts w:ascii="Times New Roman" w:hAnsi="Times New Roman" w:cs="Times New Roman"/>
        </w:rPr>
        <w:t xml:space="preserve">for excavations have showed that the streets of that time lie often as much as </w:t>
      </w:r>
      <w:r>
        <w:rPr>
          <w:rFonts w:ascii="Times New Roman" w:hAnsi="Times New Roman" w:cs="Times New Roman"/>
        </w:rPr>
        <w:t xml:space="preserve">twenty </w:t>
      </w:r>
      <w:r w:rsidRPr="008A1D21">
        <w:rPr>
          <w:rFonts w:ascii="Times New Roman" w:hAnsi="Times New Roman" w:cs="Times New Roman"/>
        </w:rPr>
        <w:t xml:space="preserve">and </w:t>
      </w:r>
      <w:r>
        <w:rPr>
          <w:rFonts w:ascii="Times New Roman" w:hAnsi="Times New Roman" w:cs="Times New Roman"/>
        </w:rPr>
        <w:t>thirty</w:t>
      </w:r>
      <w:r w:rsidRPr="008A1D21">
        <w:rPr>
          <w:rFonts w:ascii="Times New Roman" w:hAnsi="Times New Roman" w:cs="Times New Roman"/>
        </w:rPr>
        <w:t xml:space="preserve"> feet below the present ground level of the city</w:t>
      </w:r>
      <w:r>
        <w:rPr>
          <w:rFonts w:ascii="Times New Roman" w:hAnsi="Times New Roman" w:cs="Times New Roman"/>
        </w:rPr>
        <w:t xml:space="preserve">, </w:t>
      </w:r>
      <w:r w:rsidRPr="008A1D21">
        <w:rPr>
          <w:rFonts w:ascii="Times New Roman" w:hAnsi="Times New Roman" w:cs="Times New Roman"/>
        </w:rPr>
        <w:t>which has been built upon the ruins and de</w:t>
      </w:r>
      <w:r>
        <w:rPr>
          <w:rFonts w:ascii="Times New Roman" w:hAnsi="Times New Roman" w:cs="Times New Roman"/>
        </w:rPr>
        <w:t xml:space="preserve">bris </w:t>
      </w:r>
      <w:r w:rsidRPr="008A1D21">
        <w:rPr>
          <w:rFonts w:ascii="Times New Roman" w:hAnsi="Times New Roman" w:cs="Times New Roman"/>
        </w:rPr>
        <w:t>of the many destructions which Jerusalem has suffered</w:t>
      </w:r>
      <w:r>
        <w:rPr>
          <w:rFonts w:ascii="Times New Roman" w:hAnsi="Times New Roman" w:cs="Times New Roman"/>
        </w:rPr>
        <w:t>. O</w:t>
      </w:r>
      <w:r w:rsidRPr="008A1D21">
        <w:rPr>
          <w:rFonts w:ascii="Times New Roman" w:hAnsi="Times New Roman" w:cs="Times New Roman"/>
        </w:rPr>
        <w:t>n the hills it is different</w:t>
      </w:r>
      <w:r>
        <w:rPr>
          <w:rFonts w:ascii="Times New Roman" w:hAnsi="Times New Roman" w:cs="Times New Roman"/>
        </w:rPr>
        <w:t xml:space="preserve">, </w:t>
      </w:r>
      <w:r w:rsidRPr="008A1D21">
        <w:rPr>
          <w:rFonts w:ascii="Times New Roman" w:hAnsi="Times New Roman" w:cs="Times New Roman"/>
        </w:rPr>
        <w:t>for they change</w:t>
      </w:r>
      <w:r>
        <w:rPr>
          <w:rFonts w:ascii="Times New Roman" w:hAnsi="Times New Roman" w:cs="Times New Roman"/>
        </w:rPr>
        <w:t xml:space="preserve"> </w:t>
      </w:r>
      <w:r w:rsidRPr="008A1D21">
        <w:rPr>
          <w:rFonts w:ascii="Times New Roman" w:hAnsi="Times New Roman" w:cs="Times New Roman"/>
        </w:rPr>
        <w:t>less</w:t>
      </w:r>
      <w:r>
        <w:rPr>
          <w:rFonts w:ascii="Times New Roman" w:hAnsi="Times New Roman" w:cs="Times New Roman"/>
        </w:rPr>
        <w:t>. Y</w:t>
      </w:r>
      <w:r w:rsidRPr="008A1D21">
        <w:rPr>
          <w:rFonts w:ascii="Times New Roman" w:hAnsi="Times New Roman" w:cs="Times New Roman"/>
        </w:rPr>
        <w:t>et even in the city these investigations</w:t>
      </w:r>
      <w:r>
        <w:rPr>
          <w:rFonts w:ascii="Times New Roman" w:hAnsi="Times New Roman" w:cs="Times New Roman"/>
        </w:rPr>
        <w:t xml:space="preserve"> </w:t>
      </w:r>
      <w:r w:rsidRPr="008A1D21">
        <w:rPr>
          <w:rFonts w:ascii="Times New Roman" w:hAnsi="Times New Roman" w:cs="Times New Roman"/>
        </w:rPr>
        <w:t xml:space="preserve">are </w:t>
      </w:r>
      <w:r>
        <w:rPr>
          <w:rFonts w:ascii="Times New Roman" w:hAnsi="Times New Roman" w:cs="Times New Roman"/>
        </w:rPr>
        <w:t>a</w:t>
      </w:r>
      <w:r w:rsidRPr="008A1D21">
        <w:rPr>
          <w:rFonts w:ascii="Times New Roman" w:hAnsi="Times New Roman" w:cs="Times New Roman"/>
        </w:rPr>
        <w:t>n aid rather than hindrance in appreciation of the sanctity of the place</w:t>
      </w:r>
      <w:r>
        <w:rPr>
          <w:rFonts w:ascii="Times New Roman" w:hAnsi="Times New Roman" w:cs="Times New Roman"/>
        </w:rPr>
        <w:t>.</w:t>
      </w:r>
      <w:r w:rsidR="00763A92">
        <w:rPr>
          <w:rStyle w:val="FootnoteReference"/>
          <w:rFonts w:ascii="Times New Roman" w:hAnsi="Times New Roman" w:cs="Times New Roman"/>
        </w:rPr>
        <w:footnoteReference w:id="48"/>
      </w:r>
      <w:r>
        <w:rPr>
          <w:rFonts w:ascii="Times New Roman" w:hAnsi="Times New Roman" w:cs="Times New Roman"/>
        </w:rPr>
        <w:t xml:space="preserve"> </w:t>
      </w:r>
    </w:p>
    <w:p w14:paraId="76330B4E" w14:textId="77777777" w:rsidR="00C758B4" w:rsidRDefault="00C758B4" w:rsidP="00763A92">
      <w:pPr>
        <w:ind w:left="720"/>
        <w:contextualSpacing/>
        <w:rPr>
          <w:rFonts w:ascii="Times New Roman" w:hAnsi="Times New Roman" w:cs="Times New Roman"/>
        </w:rPr>
      </w:pPr>
    </w:p>
    <w:p w14:paraId="2165A32E" w14:textId="5648A267" w:rsidR="00C44E92" w:rsidRDefault="00B818E0" w:rsidP="004523B6">
      <w:pPr>
        <w:spacing w:line="480" w:lineRule="auto"/>
        <w:contextualSpacing/>
        <w:rPr>
          <w:rFonts w:ascii="Times New Roman" w:hAnsi="Times New Roman" w:cs="Times New Roman"/>
          <w:color w:val="FF0000"/>
        </w:rPr>
      </w:pPr>
      <w:r>
        <w:rPr>
          <w:rFonts w:ascii="Times New Roman" w:hAnsi="Times New Roman" w:cs="Times New Roman"/>
        </w:rPr>
        <w:t>Anderson refer</w:t>
      </w:r>
      <w:r w:rsidR="00C758B4">
        <w:rPr>
          <w:rFonts w:ascii="Times New Roman" w:hAnsi="Times New Roman" w:cs="Times New Roman"/>
        </w:rPr>
        <w:t>red</w:t>
      </w:r>
      <w:r>
        <w:rPr>
          <w:rFonts w:ascii="Times New Roman" w:hAnsi="Times New Roman" w:cs="Times New Roman"/>
        </w:rPr>
        <w:t xml:space="preserve"> to </w:t>
      </w:r>
      <w:proofErr w:type="spellStart"/>
      <w:r w:rsidR="00C758B4">
        <w:rPr>
          <w:rFonts w:ascii="Times New Roman" w:hAnsi="Times New Roman" w:cs="Times New Roman"/>
        </w:rPr>
        <w:t>Lowrie</w:t>
      </w:r>
      <w:proofErr w:type="spellEnd"/>
      <w:r w:rsidR="00C758B4">
        <w:rPr>
          <w:rFonts w:ascii="Times New Roman" w:hAnsi="Times New Roman" w:cs="Times New Roman"/>
        </w:rPr>
        <w:t xml:space="preserve"> </w:t>
      </w:r>
      <w:r>
        <w:rPr>
          <w:rFonts w:ascii="Times New Roman" w:hAnsi="Times New Roman" w:cs="Times New Roman"/>
        </w:rPr>
        <w:t>and himself as “modern pilgrims,” seeking light for their life and work.</w:t>
      </w:r>
      <w:r w:rsidR="00BC214A">
        <w:rPr>
          <w:rStyle w:val="FootnoteReference"/>
          <w:rFonts w:ascii="Times New Roman" w:hAnsi="Times New Roman" w:cs="Times New Roman"/>
        </w:rPr>
        <w:footnoteReference w:id="49"/>
      </w:r>
      <w:r>
        <w:rPr>
          <w:rFonts w:ascii="Times New Roman" w:hAnsi="Times New Roman" w:cs="Times New Roman"/>
        </w:rPr>
        <w:t xml:space="preserve"> </w:t>
      </w:r>
    </w:p>
    <w:p w14:paraId="310888E4" w14:textId="0C5C547E" w:rsidR="00C44E92" w:rsidRPr="00DC462E" w:rsidRDefault="00D50849" w:rsidP="002B3117">
      <w:pPr>
        <w:rPr>
          <w:rFonts w:ascii="Times New Roman" w:hAnsi="Times New Roman" w:cs="Times New Roman"/>
          <w:b/>
          <w:bCs/>
        </w:rPr>
      </w:pPr>
      <w:r w:rsidRPr="00DC462E">
        <w:rPr>
          <w:rFonts w:ascii="Times New Roman" w:hAnsi="Times New Roman" w:cs="Times New Roman"/>
          <w:b/>
          <w:bCs/>
        </w:rPr>
        <w:t xml:space="preserve">Work in </w:t>
      </w:r>
      <w:r w:rsidR="00C44E92" w:rsidRPr="00DC462E">
        <w:rPr>
          <w:rFonts w:ascii="Times New Roman" w:hAnsi="Times New Roman" w:cs="Times New Roman"/>
          <w:b/>
          <w:bCs/>
        </w:rPr>
        <w:t>Paris, 1924</w:t>
      </w:r>
      <w:r w:rsidR="00066255">
        <w:rPr>
          <w:rFonts w:ascii="Times New Roman" w:hAnsi="Times New Roman" w:cs="Times New Roman"/>
          <w:b/>
          <w:bCs/>
        </w:rPr>
        <w:t>–</w:t>
      </w:r>
      <w:r w:rsidR="00C44E92" w:rsidRPr="00DC462E">
        <w:rPr>
          <w:rFonts w:ascii="Times New Roman" w:hAnsi="Times New Roman" w:cs="Times New Roman"/>
          <w:b/>
          <w:bCs/>
        </w:rPr>
        <w:t>1940</w:t>
      </w:r>
    </w:p>
    <w:p w14:paraId="2F7852F8" w14:textId="77777777" w:rsidR="00C44E92" w:rsidRDefault="00C44E92" w:rsidP="00C44E92">
      <w:pPr>
        <w:rPr>
          <w:rFonts w:ascii="Times New Roman" w:hAnsi="Times New Roman" w:cs="Times New Roman"/>
          <w:b/>
          <w:bCs/>
        </w:rPr>
      </w:pPr>
    </w:p>
    <w:p w14:paraId="2DD93DA4" w14:textId="3E6B5E70" w:rsidR="00C44E92" w:rsidRDefault="00C44E92" w:rsidP="00EB19D9">
      <w:pPr>
        <w:spacing w:line="480" w:lineRule="auto"/>
        <w:contextualSpacing/>
        <w:rPr>
          <w:rFonts w:ascii="Times New Roman" w:hAnsi="Times New Roman" w:cs="Times New Roman"/>
        </w:rPr>
      </w:pPr>
      <w:r>
        <w:rPr>
          <w:rFonts w:ascii="Times New Roman" w:hAnsi="Times New Roman" w:cs="Times New Roman"/>
        </w:rPr>
        <w:t xml:space="preserve">This </w:t>
      </w:r>
      <w:r w:rsidR="004A7556">
        <w:rPr>
          <w:rFonts w:ascii="Times New Roman" w:hAnsi="Times New Roman" w:cs="Times New Roman"/>
        </w:rPr>
        <w:t xml:space="preserve">section </w:t>
      </w:r>
      <w:r>
        <w:rPr>
          <w:rFonts w:ascii="Times New Roman" w:hAnsi="Times New Roman" w:cs="Times New Roman"/>
        </w:rPr>
        <w:t>p</w:t>
      </w:r>
      <w:r w:rsidRPr="00097BA0">
        <w:rPr>
          <w:rFonts w:ascii="Times New Roman" w:hAnsi="Times New Roman" w:cs="Times New Roman"/>
        </w:rPr>
        <w:t>rovides insights into</w:t>
      </w:r>
      <w:r w:rsidR="00903962">
        <w:rPr>
          <w:rFonts w:ascii="Times New Roman" w:hAnsi="Times New Roman" w:cs="Times New Roman"/>
        </w:rPr>
        <w:t xml:space="preserve"> </w:t>
      </w:r>
      <w:r>
        <w:rPr>
          <w:rFonts w:ascii="Times New Roman" w:hAnsi="Times New Roman" w:cs="Times New Roman"/>
        </w:rPr>
        <w:t xml:space="preserve">Anderson’s </w:t>
      </w:r>
      <w:r w:rsidRPr="00097BA0">
        <w:rPr>
          <w:rFonts w:ascii="Times New Roman" w:hAnsi="Times New Roman" w:cs="Times New Roman"/>
        </w:rPr>
        <w:t>involvement with the YMCA Press,</w:t>
      </w:r>
      <w:r w:rsidR="001522B9">
        <w:rPr>
          <w:rFonts w:ascii="Times New Roman" w:hAnsi="Times New Roman" w:cs="Times New Roman"/>
        </w:rPr>
        <w:t xml:space="preserve"> </w:t>
      </w:r>
      <w:r w:rsidRPr="00097BA0">
        <w:rPr>
          <w:rFonts w:ascii="Times New Roman" w:hAnsi="Times New Roman" w:cs="Times New Roman"/>
        </w:rPr>
        <w:t>Russian Student Christian Movement, and</w:t>
      </w:r>
      <w:r w:rsidR="00EB19D9">
        <w:rPr>
          <w:rFonts w:ascii="Times New Roman" w:hAnsi="Times New Roman" w:cs="Times New Roman"/>
        </w:rPr>
        <w:t xml:space="preserve"> the</w:t>
      </w:r>
      <w:r w:rsidRPr="00097BA0">
        <w:rPr>
          <w:rFonts w:ascii="Times New Roman" w:hAnsi="Times New Roman" w:cs="Times New Roman"/>
        </w:rPr>
        <w:t xml:space="preserve"> Orthodox Theological Institute</w:t>
      </w:r>
      <w:r w:rsidR="0093056F">
        <w:rPr>
          <w:rFonts w:ascii="Times New Roman" w:hAnsi="Times New Roman" w:cs="Times New Roman"/>
        </w:rPr>
        <w:t xml:space="preserve"> in France</w:t>
      </w:r>
      <w:r w:rsidR="00A67914">
        <w:rPr>
          <w:rFonts w:ascii="Times New Roman" w:hAnsi="Times New Roman" w:cs="Times New Roman"/>
        </w:rPr>
        <w:t>; i</w:t>
      </w:r>
      <w:r>
        <w:rPr>
          <w:rFonts w:ascii="Times New Roman" w:hAnsi="Times New Roman" w:cs="Times New Roman"/>
        </w:rPr>
        <w:t>t also d</w:t>
      </w:r>
      <w:r w:rsidRPr="00097BA0">
        <w:rPr>
          <w:rFonts w:ascii="Times New Roman" w:hAnsi="Times New Roman" w:cs="Times New Roman"/>
        </w:rPr>
        <w:t xml:space="preserve">iscusses his contributions to the careers of prominent </w:t>
      </w:r>
      <w:r w:rsidR="00BA128F">
        <w:rPr>
          <w:rFonts w:ascii="Times New Roman" w:hAnsi="Times New Roman" w:cs="Times New Roman"/>
        </w:rPr>
        <w:t xml:space="preserve">Christian </w:t>
      </w:r>
      <w:r w:rsidRPr="00097BA0">
        <w:rPr>
          <w:rFonts w:ascii="Times New Roman" w:hAnsi="Times New Roman" w:cs="Times New Roman"/>
        </w:rPr>
        <w:t>scholars</w:t>
      </w:r>
      <w:r w:rsidR="002378B3">
        <w:rPr>
          <w:rFonts w:ascii="Times New Roman" w:hAnsi="Times New Roman" w:cs="Times New Roman"/>
        </w:rPr>
        <w:t xml:space="preserve"> </w:t>
      </w:r>
      <w:r>
        <w:rPr>
          <w:rFonts w:ascii="Times New Roman" w:hAnsi="Times New Roman" w:cs="Times New Roman"/>
        </w:rPr>
        <w:t>Berdyaev</w:t>
      </w:r>
      <w:r w:rsidR="009C2EBF">
        <w:rPr>
          <w:rFonts w:ascii="Times New Roman" w:hAnsi="Times New Roman" w:cs="Times New Roman"/>
        </w:rPr>
        <w:t xml:space="preserve"> </w:t>
      </w:r>
      <w:r w:rsidRPr="00097BA0">
        <w:rPr>
          <w:rFonts w:ascii="Times New Roman" w:hAnsi="Times New Roman" w:cs="Times New Roman"/>
        </w:rPr>
        <w:t>and</w:t>
      </w:r>
      <w:r w:rsidR="002378B3">
        <w:rPr>
          <w:rFonts w:ascii="Times New Roman" w:hAnsi="Times New Roman" w:cs="Times New Roman"/>
        </w:rPr>
        <w:t xml:space="preserve"> </w:t>
      </w:r>
      <w:r w:rsidRPr="00097BA0">
        <w:rPr>
          <w:rFonts w:ascii="Times New Roman" w:hAnsi="Times New Roman" w:cs="Times New Roman"/>
        </w:rPr>
        <w:t>Bulgakov.</w:t>
      </w:r>
      <w:r w:rsidR="001132F7">
        <w:rPr>
          <w:rFonts w:ascii="Times New Roman" w:hAnsi="Times New Roman" w:cs="Times New Roman"/>
        </w:rPr>
        <w:t xml:space="preserve"> </w:t>
      </w:r>
      <w:r>
        <w:rPr>
          <w:rFonts w:ascii="Times New Roman" w:hAnsi="Times New Roman" w:cs="Times New Roman"/>
        </w:rPr>
        <w:t>In the spring of 1924</w:t>
      </w:r>
      <w:r w:rsidR="00EB19D9">
        <w:rPr>
          <w:rFonts w:ascii="Times New Roman" w:hAnsi="Times New Roman" w:cs="Times New Roman"/>
        </w:rPr>
        <w:t>,</w:t>
      </w:r>
      <w:r>
        <w:rPr>
          <w:rFonts w:ascii="Times New Roman" w:hAnsi="Times New Roman" w:cs="Times New Roman"/>
        </w:rPr>
        <w:t xml:space="preserve"> the YMCA Russian Work programs moved</w:t>
      </w:r>
      <w:r w:rsidR="0093056F">
        <w:rPr>
          <w:rFonts w:ascii="Times New Roman" w:hAnsi="Times New Roman" w:cs="Times New Roman"/>
        </w:rPr>
        <w:t xml:space="preserve"> its offices</w:t>
      </w:r>
      <w:r w:rsidR="00EB19D9">
        <w:rPr>
          <w:rFonts w:ascii="Times New Roman" w:hAnsi="Times New Roman" w:cs="Times New Roman"/>
        </w:rPr>
        <w:t xml:space="preserve"> d</w:t>
      </w:r>
      <w:r>
        <w:rPr>
          <w:rFonts w:ascii="Times New Roman" w:hAnsi="Times New Roman" w:cs="Times New Roman"/>
        </w:rPr>
        <w:t xml:space="preserve">ue to the migration of many Berlin </w:t>
      </w:r>
      <w:r w:rsidR="00577E63" w:rsidRPr="002038F4">
        <w:rPr>
          <w:rFonts w:ascii="Times New Roman" w:hAnsi="Times New Roman" w:cs="Times New Roman"/>
        </w:rPr>
        <w:t>émigré</w:t>
      </w:r>
      <w:r w:rsidR="00577E63">
        <w:rPr>
          <w:rFonts w:ascii="Times New Roman" w:hAnsi="Times New Roman" w:cs="Times New Roman"/>
        </w:rPr>
        <w:t>s</w:t>
      </w:r>
      <w:r w:rsidR="00577E63" w:rsidRPr="002038F4">
        <w:rPr>
          <w:rFonts w:ascii="Times New Roman" w:hAnsi="Times New Roman" w:cs="Times New Roman"/>
        </w:rPr>
        <w:t xml:space="preserve"> </w:t>
      </w:r>
      <w:r>
        <w:rPr>
          <w:rFonts w:ascii="Times New Roman" w:hAnsi="Times New Roman" w:cs="Times New Roman"/>
        </w:rPr>
        <w:t>to Paris and industrial regions from Lille to Grenoble. Anderson arrived in France on June 17, 1924, and he estimated that 60,000 Russian refugees had settled in or near Paris. The first office</w:t>
      </w:r>
      <w:r w:rsidR="001132F7">
        <w:rPr>
          <w:rFonts w:ascii="Times New Roman" w:hAnsi="Times New Roman" w:cs="Times New Roman"/>
        </w:rPr>
        <w:t xml:space="preserve"> </w:t>
      </w:r>
      <w:r>
        <w:rPr>
          <w:rFonts w:ascii="Times New Roman" w:hAnsi="Times New Roman" w:cs="Times New Roman"/>
        </w:rPr>
        <w:t>for the programs w</w:t>
      </w:r>
      <w:r w:rsidR="001132F7">
        <w:rPr>
          <w:rFonts w:ascii="Times New Roman" w:hAnsi="Times New Roman" w:cs="Times New Roman"/>
        </w:rPr>
        <w:t xml:space="preserve">as </w:t>
      </w:r>
      <w:r w:rsidR="009C5DFC">
        <w:rPr>
          <w:rFonts w:ascii="Times New Roman" w:hAnsi="Times New Roman" w:cs="Times New Roman"/>
        </w:rPr>
        <w:t xml:space="preserve">located </w:t>
      </w:r>
      <w:r w:rsidR="001132F7">
        <w:rPr>
          <w:rFonts w:ascii="Times New Roman" w:hAnsi="Times New Roman" w:cs="Times New Roman"/>
        </w:rPr>
        <w:t xml:space="preserve">in </w:t>
      </w:r>
      <w:r>
        <w:rPr>
          <w:rFonts w:ascii="Times New Roman" w:hAnsi="Times New Roman" w:cs="Times New Roman"/>
        </w:rPr>
        <w:t xml:space="preserve">St. </w:t>
      </w:r>
      <w:proofErr w:type="spellStart"/>
      <w:r>
        <w:rPr>
          <w:rFonts w:ascii="Times New Roman" w:hAnsi="Times New Roman" w:cs="Times New Roman"/>
        </w:rPr>
        <w:t>Maur</w:t>
      </w:r>
      <w:proofErr w:type="spellEnd"/>
      <w:r>
        <w:rPr>
          <w:rFonts w:ascii="Times New Roman" w:hAnsi="Times New Roman" w:cs="Times New Roman"/>
        </w:rPr>
        <w:t xml:space="preserve"> des Fosses, a southeastern suburb of Paris.</w:t>
      </w:r>
      <w:r>
        <w:rPr>
          <w:rStyle w:val="FootnoteReference"/>
          <w:rFonts w:ascii="Times New Roman" w:hAnsi="Times New Roman" w:cs="Times New Roman"/>
        </w:rPr>
        <w:footnoteReference w:id="50"/>
      </w:r>
      <w:r>
        <w:rPr>
          <w:rFonts w:ascii="Times New Roman" w:hAnsi="Times New Roman" w:cs="Times New Roman"/>
        </w:rPr>
        <w:t xml:space="preserve"> </w:t>
      </w:r>
      <w:proofErr w:type="spellStart"/>
      <w:r w:rsidRPr="007F25B5">
        <w:rPr>
          <w:rFonts w:ascii="Times New Roman" w:eastAsia="Times New Roman" w:hAnsi="Times New Roman" w:cs="Times New Roman"/>
          <w:color w:val="000000" w:themeColor="text1"/>
        </w:rPr>
        <w:t>Vysheslav</w:t>
      </w:r>
      <w:r w:rsidR="00DD4BAA">
        <w:rPr>
          <w:rFonts w:ascii="Times New Roman" w:eastAsia="Times New Roman" w:hAnsi="Times New Roman" w:cs="Times New Roman"/>
          <w:color w:val="000000" w:themeColor="text1"/>
        </w:rPr>
        <w:t>tsev</w:t>
      </w:r>
      <w:proofErr w:type="spellEnd"/>
      <w:r w:rsidR="00DD4BAA">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supported the move of the office to </w:t>
      </w:r>
      <w:r w:rsidR="003B7E73">
        <w:rPr>
          <w:rFonts w:ascii="Times New Roman" w:eastAsia="Times New Roman" w:hAnsi="Times New Roman" w:cs="Times New Roman"/>
          <w:color w:val="000000" w:themeColor="text1"/>
        </w:rPr>
        <w:t xml:space="preserve">France </w:t>
      </w:r>
      <w:r w:rsidR="001132F7">
        <w:rPr>
          <w:rFonts w:ascii="Times New Roman" w:eastAsia="Times New Roman" w:hAnsi="Times New Roman" w:cs="Times New Roman"/>
          <w:color w:val="000000" w:themeColor="text1"/>
        </w:rPr>
        <w:t xml:space="preserve">from </w:t>
      </w:r>
      <w:r w:rsidR="003B7E73">
        <w:rPr>
          <w:rFonts w:ascii="Times New Roman" w:eastAsia="Times New Roman" w:hAnsi="Times New Roman" w:cs="Times New Roman"/>
          <w:color w:val="000000" w:themeColor="text1"/>
        </w:rPr>
        <w:t>Germany</w:t>
      </w:r>
      <w:r>
        <w:rPr>
          <w:rFonts w:ascii="Times New Roman" w:eastAsia="Times New Roman" w:hAnsi="Times New Roman" w:cs="Times New Roman"/>
          <w:color w:val="000000" w:themeColor="text1"/>
        </w:rPr>
        <w:t>, due to the larger number of Russian-language readers in Paris, the greater number of potential authors, and lower printing costs.</w:t>
      </w:r>
      <w:r>
        <w:rPr>
          <w:rStyle w:val="FootnoteReference"/>
          <w:rFonts w:ascii="Times New Roman" w:eastAsia="Times New Roman" w:hAnsi="Times New Roman" w:cs="Times New Roman"/>
          <w:color w:val="000000" w:themeColor="text1"/>
        </w:rPr>
        <w:footnoteReference w:id="51"/>
      </w:r>
      <w:r>
        <w:rPr>
          <w:rFonts w:ascii="Times New Roman" w:eastAsia="Times New Roman" w:hAnsi="Times New Roman" w:cs="Times New Roman"/>
          <w:color w:val="000000" w:themeColor="text1"/>
        </w:rPr>
        <w:t xml:space="preserve"> </w:t>
      </w:r>
    </w:p>
    <w:p w14:paraId="78C683D4" w14:textId="133426F5" w:rsidR="00C27B41" w:rsidRPr="008B03D7" w:rsidRDefault="00C44E92" w:rsidP="008B03D7">
      <w:pPr>
        <w:spacing w:line="480" w:lineRule="auto"/>
        <w:ind w:firstLine="720"/>
        <w:contextualSpacing/>
        <w:rPr>
          <w:rFonts w:ascii="Times New Roman" w:hAnsi="Times New Roman" w:cs="Times New Roman"/>
          <w:color w:val="000000" w:themeColor="text1"/>
        </w:rPr>
      </w:pPr>
      <w:r>
        <w:rPr>
          <w:rFonts w:ascii="Times New Roman" w:hAnsi="Times New Roman" w:cs="Times New Roman"/>
        </w:rPr>
        <w:lastRenderedPageBreak/>
        <w:t xml:space="preserve">The year 1925 brought additional changes to Anderson’s life with his summer marriage to Margaret Holmes on July 8. </w:t>
      </w:r>
      <w:r w:rsidR="00CA5B55">
        <w:rPr>
          <w:rFonts w:ascii="Times New Roman" w:hAnsi="Times New Roman" w:cs="Times New Roman"/>
        </w:rPr>
        <w:t>Paul and Mar</w:t>
      </w:r>
      <w:r w:rsidR="009E1DE4">
        <w:rPr>
          <w:rFonts w:ascii="Times New Roman" w:hAnsi="Times New Roman" w:cs="Times New Roman"/>
        </w:rPr>
        <w:t xml:space="preserve">garet served as </w:t>
      </w:r>
      <w:r w:rsidR="00A85D3E">
        <w:rPr>
          <w:rFonts w:ascii="Times New Roman" w:hAnsi="Times New Roman" w:cs="Times New Roman"/>
        </w:rPr>
        <w:t xml:space="preserve">close and trusted partners throughout his career. </w:t>
      </w:r>
      <w:r>
        <w:rPr>
          <w:rFonts w:ascii="Times New Roman" w:hAnsi="Times New Roman" w:cs="Times New Roman"/>
        </w:rPr>
        <w:t>For their honeymoon</w:t>
      </w:r>
      <w:r w:rsidR="000F469D">
        <w:rPr>
          <w:rFonts w:ascii="Times New Roman" w:hAnsi="Times New Roman" w:cs="Times New Roman"/>
        </w:rPr>
        <w:t>,</w:t>
      </w:r>
      <w:r>
        <w:rPr>
          <w:rFonts w:ascii="Times New Roman" w:hAnsi="Times New Roman" w:cs="Times New Roman"/>
        </w:rPr>
        <w:t xml:space="preserve"> the couple traveled to Stockholm for the World Conference on Christian Life and Work</w:t>
      </w:r>
      <w:r w:rsidR="003A34BC">
        <w:rPr>
          <w:rFonts w:ascii="Times New Roman" w:hAnsi="Times New Roman" w:cs="Times New Roman"/>
        </w:rPr>
        <w:t xml:space="preserve">, an </w:t>
      </w:r>
      <w:r>
        <w:rPr>
          <w:rFonts w:ascii="Times New Roman" w:hAnsi="Times New Roman" w:cs="Times New Roman"/>
        </w:rPr>
        <w:t xml:space="preserve">ecumenical conference </w:t>
      </w:r>
      <w:r w:rsidR="000F469D">
        <w:rPr>
          <w:rFonts w:ascii="Times New Roman" w:hAnsi="Times New Roman" w:cs="Times New Roman"/>
        </w:rPr>
        <w:t>that i</w:t>
      </w:r>
      <w:r>
        <w:rPr>
          <w:rFonts w:ascii="Times New Roman" w:hAnsi="Times New Roman" w:cs="Times New Roman"/>
        </w:rPr>
        <w:t xml:space="preserve">ncluded participation of many YMCA and denominational leaders. The Andersons set up </w:t>
      </w:r>
      <w:r w:rsidR="003A34BC">
        <w:rPr>
          <w:rFonts w:ascii="Times New Roman" w:hAnsi="Times New Roman" w:cs="Times New Roman"/>
        </w:rPr>
        <w:t xml:space="preserve">their </w:t>
      </w:r>
      <w:r>
        <w:rPr>
          <w:rFonts w:ascii="Times New Roman" w:hAnsi="Times New Roman" w:cs="Times New Roman"/>
        </w:rPr>
        <w:t xml:space="preserve">home in Paris </w:t>
      </w:r>
      <w:r w:rsidR="003A34BC">
        <w:rPr>
          <w:rFonts w:ascii="Times New Roman" w:hAnsi="Times New Roman" w:cs="Times New Roman"/>
        </w:rPr>
        <w:t xml:space="preserve">and </w:t>
      </w:r>
      <w:r>
        <w:rPr>
          <w:rFonts w:ascii="Times New Roman" w:hAnsi="Times New Roman" w:cs="Times New Roman"/>
        </w:rPr>
        <w:t>hosted many guests from the Y</w:t>
      </w:r>
      <w:r w:rsidR="00D84A34">
        <w:rPr>
          <w:rFonts w:ascii="Times New Roman" w:hAnsi="Times New Roman" w:cs="Times New Roman"/>
        </w:rPr>
        <w:t xml:space="preserve"> </w:t>
      </w:r>
      <w:r>
        <w:rPr>
          <w:rFonts w:ascii="Times New Roman" w:hAnsi="Times New Roman" w:cs="Times New Roman"/>
        </w:rPr>
        <w:t>and Russian communities. Their children</w:t>
      </w:r>
      <w:r w:rsidR="000F469D">
        <w:rPr>
          <w:rFonts w:ascii="Times New Roman" w:hAnsi="Times New Roman" w:cs="Times New Roman"/>
        </w:rPr>
        <w:t>,</w:t>
      </w:r>
      <w:r>
        <w:rPr>
          <w:rFonts w:ascii="Times New Roman" w:hAnsi="Times New Roman" w:cs="Times New Roman"/>
        </w:rPr>
        <w:t xml:space="preserve"> Mary (born </w:t>
      </w:r>
      <w:r w:rsidRPr="000518A6">
        <w:rPr>
          <w:rFonts w:ascii="Times New Roman" w:hAnsi="Times New Roman" w:cs="Times New Roman"/>
          <w:color w:val="000000" w:themeColor="text1"/>
        </w:rPr>
        <w:t>1928) and Peter (born 19</w:t>
      </w:r>
      <w:r w:rsidR="000518A6" w:rsidRPr="000518A6">
        <w:rPr>
          <w:rFonts w:ascii="Times New Roman" w:hAnsi="Times New Roman" w:cs="Times New Roman"/>
          <w:color w:val="000000" w:themeColor="text1"/>
        </w:rPr>
        <w:t>31</w:t>
      </w:r>
      <w:r w:rsidRPr="000518A6">
        <w:rPr>
          <w:rFonts w:ascii="Times New Roman" w:hAnsi="Times New Roman" w:cs="Times New Roman"/>
          <w:color w:val="000000" w:themeColor="text1"/>
        </w:rPr>
        <w:t>)</w:t>
      </w:r>
      <w:r w:rsidR="000F469D">
        <w:rPr>
          <w:rFonts w:ascii="Times New Roman" w:hAnsi="Times New Roman" w:cs="Times New Roman"/>
          <w:color w:val="000000" w:themeColor="text1"/>
        </w:rPr>
        <w:t>,</w:t>
      </w:r>
      <w:r w:rsidRPr="000518A6">
        <w:rPr>
          <w:rFonts w:ascii="Times New Roman" w:hAnsi="Times New Roman" w:cs="Times New Roman"/>
          <w:color w:val="000000" w:themeColor="text1"/>
        </w:rPr>
        <w:t xml:space="preserve"> met </w:t>
      </w:r>
      <w:r>
        <w:rPr>
          <w:rFonts w:ascii="Times New Roman" w:hAnsi="Times New Roman" w:cs="Times New Roman"/>
        </w:rPr>
        <w:t xml:space="preserve">many from these </w:t>
      </w:r>
      <w:r w:rsidR="009C5DFC">
        <w:rPr>
          <w:rFonts w:ascii="Times New Roman" w:hAnsi="Times New Roman" w:cs="Times New Roman"/>
        </w:rPr>
        <w:t xml:space="preserve">groups </w:t>
      </w:r>
      <w:r>
        <w:rPr>
          <w:rFonts w:ascii="Times New Roman" w:hAnsi="Times New Roman" w:cs="Times New Roman"/>
        </w:rPr>
        <w:t>during their childhood.</w:t>
      </w:r>
      <w:r>
        <w:rPr>
          <w:rStyle w:val="FootnoteReference"/>
          <w:rFonts w:ascii="Times New Roman" w:hAnsi="Times New Roman" w:cs="Times New Roman"/>
        </w:rPr>
        <w:footnoteReference w:id="52"/>
      </w:r>
      <w:r>
        <w:rPr>
          <w:rFonts w:ascii="Times New Roman" w:hAnsi="Times New Roman" w:cs="Times New Roman"/>
        </w:rPr>
        <w:t xml:space="preserve"> Paul and Margaret had known each other since 1919</w:t>
      </w:r>
      <w:r w:rsidR="00AC2D1D">
        <w:rPr>
          <w:rFonts w:ascii="Times New Roman" w:hAnsi="Times New Roman" w:cs="Times New Roman"/>
        </w:rPr>
        <w:t xml:space="preserve">, when they </w:t>
      </w:r>
      <w:r>
        <w:rPr>
          <w:rFonts w:ascii="Times New Roman" w:hAnsi="Times New Roman" w:cs="Times New Roman"/>
        </w:rPr>
        <w:t>met on a family vacation at a Minnesota lake.</w:t>
      </w:r>
      <w:r>
        <w:rPr>
          <w:rStyle w:val="FootnoteReference"/>
          <w:rFonts w:ascii="Times New Roman" w:hAnsi="Times New Roman" w:cs="Times New Roman"/>
        </w:rPr>
        <w:footnoteReference w:id="53"/>
      </w:r>
      <w:r>
        <w:rPr>
          <w:rFonts w:ascii="Times New Roman" w:hAnsi="Times New Roman" w:cs="Times New Roman"/>
        </w:rPr>
        <w:t xml:space="preserve"> </w:t>
      </w:r>
      <w:r w:rsidR="00362710" w:rsidRPr="00D53943">
        <w:rPr>
          <w:rFonts w:ascii="Times New Roman" w:hAnsi="Times New Roman" w:cs="Times New Roman"/>
          <w:color w:val="000000" w:themeColor="text1"/>
        </w:rPr>
        <w:t>Margaret was born on January 24, 1900</w:t>
      </w:r>
      <w:r w:rsidR="00362710">
        <w:rPr>
          <w:rFonts w:ascii="Times New Roman" w:hAnsi="Times New Roman" w:cs="Times New Roman"/>
          <w:color w:val="000000" w:themeColor="text1"/>
        </w:rPr>
        <w:t xml:space="preserve">, </w:t>
      </w:r>
      <w:r w:rsidR="00362710" w:rsidRPr="00D53943">
        <w:rPr>
          <w:rFonts w:ascii="Times New Roman" w:hAnsi="Times New Roman" w:cs="Times New Roman"/>
          <w:color w:val="000000" w:themeColor="text1"/>
        </w:rPr>
        <w:t xml:space="preserve">to Ella Whiting and </w:t>
      </w:r>
      <w:r w:rsidR="00362710">
        <w:rPr>
          <w:rFonts w:ascii="Times New Roman" w:hAnsi="Times New Roman" w:cs="Times New Roman"/>
          <w:color w:val="000000" w:themeColor="text1"/>
        </w:rPr>
        <w:t>Charles Guernsey Holmes in Whiting, Iowa</w:t>
      </w:r>
      <w:r w:rsidR="001132F7">
        <w:rPr>
          <w:rFonts w:ascii="Times New Roman" w:hAnsi="Times New Roman" w:cs="Times New Roman"/>
          <w:color w:val="000000" w:themeColor="text1"/>
        </w:rPr>
        <w:t xml:space="preserve">, a </w:t>
      </w:r>
      <w:r w:rsidR="00362710">
        <w:rPr>
          <w:rFonts w:ascii="Times New Roman" w:hAnsi="Times New Roman" w:cs="Times New Roman"/>
          <w:color w:val="000000" w:themeColor="text1"/>
        </w:rPr>
        <w:t>town</w:t>
      </w:r>
      <w:r w:rsidR="001132F7">
        <w:rPr>
          <w:rFonts w:ascii="Times New Roman" w:hAnsi="Times New Roman" w:cs="Times New Roman"/>
          <w:color w:val="000000" w:themeColor="text1"/>
        </w:rPr>
        <w:t xml:space="preserve"> </w:t>
      </w:r>
      <w:r w:rsidR="00362710">
        <w:rPr>
          <w:rFonts w:ascii="Times New Roman" w:hAnsi="Times New Roman" w:cs="Times New Roman"/>
          <w:color w:val="000000" w:themeColor="text1"/>
        </w:rPr>
        <w:t xml:space="preserve">named for her grandfather, Charles Edwin Whiting. She had three older brothers, Edwin, Russell, and Whiting. </w:t>
      </w:r>
      <w:r w:rsidR="008B03D7">
        <w:rPr>
          <w:rFonts w:ascii="Times New Roman" w:hAnsi="Times New Roman" w:cs="Times New Roman"/>
          <w:color w:val="000000" w:themeColor="text1"/>
        </w:rPr>
        <w:t xml:space="preserve">Margaret </w:t>
      </w:r>
      <w:r w:rsidR="00362710">
        <w:rPr>
          <w:rFonts w:ascii="Times New Roman" w:hAnsi="Times New Roman" w:cs="Times New Roman"/>
          <w:color w:val="000000" w:themeColor="text1"/>
        </w:rPr>
        <w:t>graduated from Whiting High School in 1917 and attended Grinnell College for two years before transferring to the University of Iowa in Iowa City. She graduated from the university in 1921 with a major in music and a minor in French. She taught school for two years in Whiting and then moved to Freeport, Illinois, where she served as a YWCA secretary in “Girls Work.”</w:t>
      </w:r>
      <w:r w:rsidR="00362710">
        <w:rPr>
          <w:rStyle w:val="FootnoteReference"/>
          <w:rFonts w:ascii="Times New Roman" w:hAnsi="Times New Roman" w:cs="Times New Roman"/>
          <w:color w:val="000000" w:themeColor="text1"/>
        </w:rPr>
        <w:footnoteReference w:id="54"/>
      </w:r>
      <w:r w:rsidR="008B03D7">
        <w:rPr>
          <w:rFonts w:ascii="Times New Roman" w:hAnsi="Times New Roman" w:cs="Times New Roman"/>
          <w:color w:val="000000" w:themeColor="text1"/>
        </w:rPr>
        <w:t xml:space="preserve"> </w:t>
      </w:r>
      <w:r w:rsidRPr="007A38E8">
        <w:rPr>
          <w:rFonts w:ascii="Times New Roman" w:hAnsi="Times New Roman"/>
          <w:color w:val="000000" w:themeColor="text1"/>
        </w:rPr>
        <w:t>As a child</w:t>
      </w:r>
      <w:r>
        <w:rPr>
          <w:rFonts w:ascii="Times New Roman" w:hAnsi="Times New Roman"/>
          <w:color w:val="000000" w:themeColor="text1"/>
        </w:rPr>
        <w:t>, Margaret</w:t>
      </w:r>
      <w:r w:rsidR="00472A55">
        <w:rPr>
          <w:rFonts w:ascii="Times New Roman" w:hAnsi="Times New Roman"/>
          <w:color w:val="000000" w:themeColor="text1"/>
        </w:rPr>
        <w:t xml:space="preserve"> </w:t>
      </w:r>
      <w:r>
        <w:rPr>
          <w:rFonts w:ascii="Times New Roman" w:hAnsi="Times New Roman"/>
          <w:color w:val="000000" w:themeColor="text1"/>
        </w:rPr>
        <w:t>enthusiastically participated in a Congregational church</w:t>
      </w:r>
      <w:r w:rsidR="00A97452">
        <w:rPr>
          <w:rFonts w:ascii="Times New Roman" w:hAnsi="Times New Roman"/>
          <w:color w:val="000000" w:themeColor="text1"/>
        </w:rPr>
        <w:t xml:space="preserve"> </w:t>
      </w:r>
      <w:r>
        <w:rPr>
          <w:rFonts w:ascii="Times New Roman" w:hAnsi="Times New Roman"/>
          <w:color w:val="000000" w:themeColor="text1"/>
        </w:rPr>
        <w:t>with her family.</w:t>
      </w:r>
      <w:r w:rsidR="00AC2D1D">
        <w:rPr>
          <w:rFonts w:ascii="Times New Roman" w:hAnsi="Times New Roman"/>
          <w:color w:val="000000" w:themeColor="text1"/>
        </w:rPr>
        <w:t xml:space="preserve"> </w:t>
      </w:r>
      <w:r>
        <w:rPr>
          <w:rFonts w:ascii="Times New Roman" w:hAnsi="Times New Roman"/>
          <w:color w:val="000000" w:themeColor="text1"/>
        </w:rPr>
        <w:t>She recalled, “O</w:t>
      </w:r>
      <w:r w:rsidRPr="001B7C35">
        <w:rPr>
          <w:rFonts w:ascii="Times New Roman" w:hAnsi="Times New Roman"/>
          <w:color w:val="000000" w:themeColor="text1"/>
        </w:rPr>
        <w:t>n one occasion a returned missionary from China came to speak to us. She made such a great impression that I decided that I wanted to go to a foreign land and be a missionary when I grew up.</w:t>
      </w:r>
      <w:r>
        <w:rPr>
          <w:rFonts w:ascii="Times New Roman" w:hAnsi="Times New Roman"/>
          <w:color w:val="000000" w:themeColor="text1"/>
        </w:rPr>
        <w:t xml:space="preserve">” </w:t>
      </w:r>
      <w:r w:rsidRPr="00696D8F">
        <w:rPr>
          <w:rFonts w:ascii="Times New Roman" w:hAnsi="Times New Roman"/>
          <w:color w:val="000000" w:themeColor="text1"/>
        </w:rPr>
        <w:t>After</w:t>
      </w:r>
      <w:r>
        <w:rPr>
          <w:rFonts w:ascii="Times New Roman" w:hAnsi="Times New Roman"/>
          <w:color w:val="000000" w:themeColor="text1"/>
        </w:rPr>
        <w:t xml:space="preserve"> </w:t>
      </w:r>
      <w:r w:rsidRPr="00696D8F">
        <w:rPr>
          <w:rFonts w:ascii="Times New Roman" w:hAnsi="Times New Roman"/>
          <w:color w:val="000000" w:themeColor="text1"/>
        </w:rPr>
        <w:t>college</w:t>
      </w:r>
      <w:r>
        <w:rPr>
          <w:rFonts w:ascii="Times New Roman" w:hAnsi="Times New Roman"/>
          <w:color w:val="000000" w:themeColor="text1"/>
        </w:rPr>
        <w:t xml:space="preserve"> </w:t>
      </w:r>
      <w:r w:rsidRPr="00696D8F">
        <w:rPr>
          <w:rFonts w:ascii="Times New Roman" w:hAnsi="Times New Roman"/>
          <w:color w:val="000000" w:themeColor="text1"/>
        </w:rPr>
        <w:t>and four years of teaching and</w:t>
      </w:r>
      <w:r>
        <w:rPr>
          <w:rFonts w:ascii="Times New Roman" w:hAnsi="Times New Roman"/>
          <w:color w:val="000000" w:themeColor="text1"/>
        </w:rPr>
        <w:t xml:space="preserve"> YW</w:t>
      </w:r>
      <w:r w:rsidRPr="00696D8F">
        <w:rPr>
          <w:rFonts w:ascii="Times New Roman" w:hAnsi="Times New Roman"/>
          <w:color w:val="000000" w:themeColor="text1"/>
        </w:rPr>
        <w:t>CA work</w:t>
      </w:r>
      <w:r>
        <w:rPr>
          <w:rFonts w:ascii="Times New Roman" w:hAnsi="Times New Roman"/>
          <w:color w:val="000000" w:themeColor="text1"/>
        </w:rPr>
        <w:t xml:space="preserve">, she married </w:t>
      </w:r>
      <w:r w:rsidRPr="00696D8F">
        <w:rPr>
          <w:rFonts w:ascii="Times New Roman" w:hAnsi="Times New Roman"/>
          <w:color w:val="000000" w:themeColor="text1"/>
        </w:rPr>
        <w:t>Paul</w:t>
      </w:r>
      <w:r>
        <w:rPr>
          <w:rFonts w:ascii="Times New Roman" w:hAnsi="Times New Roman"/>
          <w:color w:val="000000" w:themeColor="text1"/>
        </w:rPr>
        <w:t xml:space="preserve"> and moved to </w:t>
      </w:r>
      <w:r w:rsidRPr="00696D8F">
        <w:rPr>
          <w:rFonts w:ascii="Times New Roman" w:hAnsi="Times New Roman"/>
          <w:color w:val="000000" w:themeColor="text1"/>
        </w:rPr>
        <w:t>Paris</w:t>
      </w:r>
      <w:r>
        <w:rPr>
          <w:rFonts w:ascii="Times New Roman" w:hAnsi="Times New Roman"/>
          <w:color w:val="000000" w:themeColor="text1"/>
        </w:rPr>
        <w:t>.</w:t>
      </w:r>
      <w:r>
        <w:rPr>
          <w:rStyle w:val="FootnoteReference"/>
          <w:rFonts w:ascii="Times New Roman" w:hAnsi="Times New Roman"/>
          <w:color w:val="000000" w:themeColor="text1"/>
        </w:rPr>
        <w:footnoteReference w:id="55"/>
      </w:r>
      <w:r>
        <w:rPr>
          <w:rFonts w:ascii="Times New Roman" w:hAnsi="Times New Roman"/>
          <w:color w:val="000000" w:themeColor="text1"/>
        </w:rPr>
        <w:t xml:space="preserve"> </w:t>
      </w:r>
      <w:r w:rsidRPr="003E6B91">
        <w:rPr>
          <w:rFonts w:ascii="Times New Roman" w:hAnsi="Times New Roman" w:cs="Times New Roman"/>
        </w:rPr>
        <w:t>In France,</w:t>
      </w:r>
      <w:r>
        <w:rPr>
          <w:rFonts w:ascii="Times New Roman" w:hAnsi="Times New Roman" w:cs="Times New Roman"/>
        </w:rPr>
        <w:t xml:space="preserve"> the Andersons </w:t>
      </w:r>
      <w:r>
        <w:rPr>
          <w:rFonts w:ascii="Times New Roman" w:hAnsi="Times New Roman" w:cs="Times New Roman"/>
        </w:rPr>
        <w:lastRenderedPageBreak/>
        <w:t xml:space="preserve">moved from St. </w:t>
      </w:r>
      <w:proofErr w:type="spellStart"/>
      <w:r>
        <w:rPr>
          <w:rFonts w:ascii="Times New Roman" w:hAnsi="Times New Roman" w:cs="Times New Roman"/>
        </w:rPr>
        <w:t>Maur</w:t>
      </w:r>
      <w:proofErr w:type="spellEnd"/>
      <w:r>
        <w:rPr>
          <w:rFonts w:ascii="Times New Roman" w:hAnsi="Times New Roman" w:cs="Times New Roman"/>
        </w:rPr>
        <w:t xml:space="preserve"> to Paris, where they rented an apartment at 5 rue </w:t>
      </w:r>
      <w:proofErr w:type="spellStart"/>
      <w:r>
        <w:rPr>
          <w:rFonts w:ascii="Times New Roman" w:hAnsi="Times New Roman" w:cs="Times New Roman"/>
        </w:rPr>
        <w:t>Berite</w:t>
      </w:r>
      <w:proofErr w:type="spellEnd"/>
      <w:r>
        <w:rPr>
          <w:rFonts w:ascii="Times New Roman" w:hAnsi="Times New Roman" w:cs="Times New Roman"/>
        </w:rPr>
        <w:t xml:space="preserve">, about a ten-minute walk from the future YMCA center at 10 Boulevard Montparnasse. Their four-room apartment was on the fourth floor of a new building, and they needed to buy furnishings for their new home, since they had not brought many </w:t>
      </w:r>
      <w:r w:rsidR="003C1636">
        <w:rPr>
          <w:rFonts w:ascii="Times New Roman" w:hAnsi="Times New Roman" w:cs="Times New Roman"/>
        </w:rPr>
        <w:t>belongings</w:t>
      </w:r>
      <w:r>
        <w:rPr>
          <w:rFonts w:ascii="Times New Roman" w:hAnsi="Times New Roman" w:cs="Times New Roman"/>
        </w:rPr>
        <w:t xml:space="preserve"> from the US.</w:t>
      </w:r>
      <w:r>
        <w:rPr>
          <w:rStyle w:val="FootnoteReference"/>
          <w:rFonts w:ascii="Times New Roman" w:hAnsi="Times New Roman" w:cs="Times New Roman"/>
        </w:rPr>
        <w:footnoteReference w:id="56"/>
      </w:r>
      <w:r>
        <w:rPr>
          <w:rFonts w:ascii="Times New Roman" w:hAnsi="Times New Roman" w:cs="Times New Roman"/>
        </w:rPr>
        <w:t xml:space="preserve"> </w:t>
      </w:r>
    </w:p>
    <w:p w14:paraId="66BD43BC" w14:textId="7B0D5159"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 xml:space="preserve">Anderson worked with two YMCA staff colleagues in Paris, </w:t>
      </w:r>
      <w:proofErr w:type="spellStart"/>
      <w:r>
        <w:rPr>
          <w:rFonts w:ascii="Times New Roman" w:hAnsi="Times New Roman" w:cs="Times New Roman"/>
        </w:rPr>
        <w:t>Kullman</w:t>
      </w:r>
      <w:proofErr w:type="spellEnd"/>
      <w:r>
        <w:rPr>
          <w:rFonts w:ascii="Times New Roman" w:hAnsi="Times New Roman" w:cs="Times New Roman"/>
        </w:rPr>
        <w:t xml:space="preserve"> and</w:t>
      </w:r>
      <w:r w:rsidR="00E91DB9">
        <w:rPr>
          <w:rFonts w:ascii="Times New Roman" w:hAnsi="Times New Roman" w:cs="Times New Roman"/>
        </w:rPr>
        <w:t xml:space="preserve"> </w:t>
      </w:r>
      <w:proofErr w:type="spellStart"/>
      <w:r>
        <w:rPr>
          <w:rFonts w:ascii="Times New Roman" w:hAnsi="Times New Roman" w:cs="Times New Roman"/>
        </w:rPr>
        <w:t>MacNaughten</w:t>
      </w:r>
      <w:proofErr w:type="spellEnd"/>
      <w:r>
        <w:rPr>
          <w:rFonts w:ascii="Times New Roman" w:hAnsi="Times New Roman" w:cs="Times New Roman"/>
        </w:rPr>
        <w:t xml:space="preserve">. </w:t>
      </w:r>
      <w:proofErr w:type="spellStart"/>
      <w:r>
        <w:rPr>
          <w:rFonts w:ascii="Times New Roman" w:hAnsi="Times New Roman" w:cs="Times New Roman"/>
        </w:rPr>
        <w:t>Kullman</w:t>
      </w:r>
      <w:proofErr w:type="spellEnd"/>
      <w:r>
        <w:rPr>
          <w:rFonts w:ascii="Times New Roman" w:hAnsi="Times New Roman" w:cs="Times New Roman"/>
        </w:rPr>
        <w:t xml:space="preserve"> focused his work on the RSCM, which moved its central office to Paris in 1925. By this year Paris had become the center of Russia Abroad. Anderson focused his primary attention on education and publishing, the Correspondence School</w:t>
      </w:r>
      <w:r w:rsidR="008E22DF">
        <w:rPr>
          <w:rFonts w:ascii="Times New Roman" w:hAnsi="Times New Roman" w:cs="Times New Roman"/>
        </w:rPr>
        <w:t>,</w:t>
      </w:r>
      <w:r>
        <w:rPr>
          <w:rFonts w:ascii="Times New Roman" w:hAnsi="Times New Roman" w:cs="Times New Roman"/>
        </w:rPr>
        <w:t xml:space="preserve"> and the YMCA Press. He was also responsible for</w:t>
      </w:r>
      <w:r w:rsidR="009630D3">
        <w:rPr>
          <w:rFonts w:ascii="Times New Roman" w:hAnsi="Times New Roman" w:cs="Times New Roman"/>
        </w:rPr>
        <w:t xml:space="preserve"> </w:t>
      </w:r>
      <w:r>
        <w:rPr>
          <w:rFonts w:ascii="Times New Roman" w:hAnsi="Times New Roman" w:cs="Times New Roman"/>
        </w:rPr>
        <w:t>administrative support of the</w:t>
      </w:r>
      <w:r w:rsidR="00DA3538">
        <w:rPr>
          <w:rFonts w:ascii="Times New Roman" w:hAnsi="Times New Roman" w:cs="Times New Roman"/>
        </w:rPr>
        <w:t xml:space="preserve"> </w:t>
      </w:r>
      <w:r>
        <w:rPr>
          <w:rFonts w:ascii="Times New Roman" w:hAnsi="Times New Roman" w:cs="Times New Roman"/>
        </w:rPr>
        <w:t>work</w:t>
      </w:r>
      <w:r w:rsidR="001132F7">
        <w:rPr>
          <w:rFonts w:ascii="Times New Roman" w:hAnsi="Times New Roman" w:cs="Times New Roman"/>
        </w:rPr>
        <w:t xml:space="preserve">, including </w:t>
      </w:r>
      <w:r>
        <w:rPr>
          <w:rFonts w:ascii="Times New Roman" w:hAnsi="Times New Roman" w:cs="Times New Roman"/>
        </w:rPr>
        <w:t>financial</w:t>
      </w:r>
      <w:r w:rsidR="001132F7">
        <w:rPr>
          <w:rFonts w:ascii="Times New Roman" w:hAnsi="Times New Roman" w:cs="Times New Roman"/>
        </w:rPr>
        <w:t xml:space="preserve"> and </w:t>
      </w:r>
      <w:r>
        <w:rPr>
          <w:rFonts w:ascii="Times New Roman" w:hAnsi="Times New Roman" w:cs="Times New Roman"/>
        </w:rPr>
        <w:t>legal</w:t>
      </w:r>
      <w:r w:rsidR="001132F7">
        <w:rPr>
          <w:rFonts w:ascii="Times New Roman" w:hAnsi="Times New Roman" w:cs="Times New Roman"/>
        </w:rPr>
        <w:t xml:space="preserve"> matters</w:t>
      </w:r>
      <w:r>
        <w:rPr>
          <w:rFonts w:ascii="Times New Roman" w:hAnsi="Times New Roman" w:cs="Times New Roman"/>
        </w:rPr>
        <w:t>.</w:t>
      </w:r>
      <w:r w:rsidR="001132F7">
        <w:rPr>
          <w:rFonts w:ascii="Times New Roman" w:hAnsi="Times New Roman" w:cs="Times New Roman"/>
        </w:rPr>
        <w:t xml:space="preserve"> </w:t>
      </w:r>
      <w:r>
        <w:rPr>
          <w:rFonts w:ascii="Times New Roman" w:hAnsi="Times New Roman" w:cs="Times New Roman"/>
        </w:rPr>
        <w:t>By 1926</w:t>
      </w:r>
      <w:r w:rsidR="008E22DF">
        <w:rPr>
          <w:rFonts w:ascii="Times New Roman" w:hAnsi="Times New Roman" w:cs="Times New Roman"/>
        </w:rPr>
        <w:t>,</w:t>
      </w:r>
      <w:r>
        <w:rPr>
          <w:rFonts w:ascii="Times New Roman" w:hAnsi="Times New Roman" w:cs="Times New Roman"/>
        </w:rPr>
        <w:t xml:space="preserve"> Anderson realized that his administrative role demanded a central office in the city of Paris rather than a suburb. This led to the rental of </w:t>
      </w:r>
      <w:r w:rsidR="008A5548">
        <w:rPr>
          <w:rFonts w:ascii="Times New Roman" w:hAnsi="Times New Roman" w:cs="Times New Roman"/>
        </w:rPr>
        <w:t xml:space="preserve">a 22-room house at 10 Boulevard Montparnasse, </w:t>
      </w:r>
      <w:r>
        <w:rPr>
          <w:rFonts w:ascii="Times New Roman" w:hAnsi="Times New Roman" w:cs="Times New Roman"/>
        </w:rPr>
        <w:t>the building which became the hub of</w:t>
      </w:r>
      <w:r w:rsidR="008A5548">
        <w:rPr>
          <w:rFonts w:ascii="Times New Roman" w:hAnsi="Times New Roman" w:cs="Times New Roman"/>
        </w:rPr>
        <w:t xml:space="preserve"> </w:t>
      </w:r>
      <w:r>
        <w:rPr>
          <w:rFonts w:ascii="Times New Roman" w:hAnsi="Times New Roman" w:cs="Times New Roman"/>
        </w:rPr>
        <w:t>Y</w:t>
      </w:r>
      <w:r w:rsidR="008A5548">
        <w:rPr>
          <w:rFonts w:ascii="Times New Roman" w:hAnsi="Times New Roman" w:cs="Times New Roman"/>
        </w:rPr>
        <w:t xml:space="preserve"> </w:t>
      </w:r>
      <w:r>
        <w:rPr>
          <w:rFonts w:ascii="Times New Roman" w:hAnsi="Times New Roman" w:cs="Times New Roman"/>
        </w:rPr>
        <w:t>outreach among Russians</w:t>
      </w:r>
      <w:r w:rsidR="00F12FBC">
        <w:rPr>
          <w:rFonts w:ascii="Times New Roman" w:hAnsi="Times New Roman" w:cs="Times New Roman"/>
        </w:rPr>
        <w:t xml:space="preserve">. </w:t>
      </w:r>
      <w:r>
        <w:rPr>
          <w:rFonts w:ascii="Times New Roman" w:hAnsi="Times New Roman" w:cs="Times New Roman"/>
        </w:rPr>
        <w:t>During this year</w:t>
      </w:r>
      <w:r w:rsidR="008E22DF">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MacNaughten</w:t>
      </w:r>
      <w:proofErr w:type="spellEnd"/>
      <w:r>
        <w:rPr>
          <w:rFonts w:ascii="Times New Roman" w:hAnsi="Times New Roman" w:cs="Times New Roman"/>
        </w:rPr>
        <w:t xml:space="preserve"> was able to move to Paris and take on new responsibilities for fundraising and programs for boys.</w:t>
      </w:r>
      <w:r>
        <w:rPr>
          <w:rStyle w:val="FootnoteReference"/>
          <w:rFonts w:ascii="Times New Roman" w:hAnsi="Times New Roman" w:cs="Times New Roman"/>
        </w:rPr>
        <w:footnoteReference w:id="57"/>
      </w:r>
      <w:r>
        <w:rPr>
          <w:rFonts w:ascii="Times New Roman" w:hAnsi="Times New Roman" w:cs="Times New Roman"/>
        </w:rPr>
        <w:t xml:space="preserve"> </w:t>
      </w:r>
    </w:p>
    <w:p w14:paraId="05DC7E69" w14:textId="48F6BAFE"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During the Paris years</w:t>
      </w:r>
      <w:r w:rsidR="008E22DF">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Kullman</w:t>
      </w:r>
      <w:proofErr w:type="spellEnd"/>
      <w:r>
        <w:rPr>
          <w:rFonts w:ascii="Times New Roman" w:hAnsi="Times New Roman" w:cs="Times New Roman"/>
        </w:rPr>
        <w:t xml:space="preserve"> worked with the RSCM as it developed its intellectual and spiritual philosophy, rooted in the Russian Orthodox heritage but emphasizing a spirit of personal freedom. Professors shared lectures and writings with students, and Anderson worked to publish them in order to </w:t>
      </w:r>
      <w:r w:rsidR="00C5624A">
        <w:rPr>
          <w:rFonts w:ascii="Times New Roman" w:hAnsi="Times New Roman" w:cs="Times New Roman"/>
        </w:rPr>
        <w:t xml:space="preserve">distribute </w:t>
      </w:r>
      <w:r w:rsidR="00016F9E">
        <w:rPr>
          <w:rFonts w:ascii="Times New Roman" w:hAnsi="Times New Roman" w:cs="Times New Roman"/>
        </w:rPr>
        <w:t xml:space="preserve">them </w:t>
      </w:r>
      <w:r w:rsidR="00C5624A">
        <w:rPr>
          <w:rFonts w:ascii="Times New Roman" w:hAnsi="Times New Roman" w:cs="Times New Roman"/>
        </w:rPr>
        <w:t xml:space="preserve">to </w:t>
      </w:r>
      <w:r>
        <w:rPr>
          <w:rFonts w:ascii="Times New Roman" w:hAnsi="Times New Roman" w:cs="Times New Roman"/>
        </w:rPr>
        <w:t xml:space="preserve">a wider audience. </w:t>
      </w:r>
      <w:r w:rsidR="00C43A8E">
        <w:rPr>
          <w:rFonts w:ascii="Times New Roman" w:hAnsi="Times New Roman" w:cs="Times New Roman"/>
        </w:rPr>
        <w:t>He</w:t>
      </w:r>
      <w:r>
        <w:rPr>
          <w:rFonts w:ascii="Times New Roman" w:hAnsi="Times New Roman" w:cs="Times New Roman"/>
        </w:rPr>
        <w:t xml:space="preserve"> wrote, “I was the servant of all. The leaders and professors looked to me as a colleague and friend.”</w:t>
      </w:r>
      <w:r>
        <w:rPr>
          <w:rStyle w:val="FootnoteReference"/>
          <w:rFonts w:ascii="Times New Roman" w:hAnsi="Times New Roman" w:cs="Times New Roman"/>
        </w:rPr>
        <w:footnoteReference w:id="58"/>
      </w:r>
      <w:r>
        <w:rPr>
          <w:rFonts w:ascii="Times New Roman" w:hAnsi="Times New Roman" w:cs="Times New Roman"/>
        </w:rPr>
        <w:t xml:space="preserve"> The RSCM expressed its </w:t>
      </w:r>
      <w:r>
        <w:rPr>
          <w:rFonts w:ascii="Times New Roman" w:hAnsi="Times New Roman" w:cs="Times New Roman"/>
        </w:rPr>
        <w:lastRenderedPageBreak/>
        <w:t xml:space="preserve">philosophy as “the </w:t>
      </w:r>
      <w:proofErr w:type="spellStart"/>
      <w:r>
        <w:rPr>
          <w:rFonts w:ascii="Times New Roman" w:hAnsi="Times New Roman" w:cs="Times New Roman"/>
        </w:rPr>
        <w:t>churchification</w:t>
      </w:r>
      <w:proofErr w:type="spellEnd"/>
      <w:r>
        <w:rPr>
          <w:rFonts w:ascii="Times New Roman" w:hAnsi="Times New Roman" w:cs="Times New Roman"/>
        </w:rPr>
        <w:t xml:space="preserve"> of life</w:t>
      </w:r>
      <w:r w:rsidR="009630D3">
        <w:rPr>
          <w:rFonts w:ascii="Times New Roman" w:hAnsi="Times New Roman" w:cs="Times New Roman"/>
        </w:rPr>
        <w:t>,</w:t>
      </w:r>
      <w:r>
        <w:rPr>
          <w:rFonts w:ascii="Times New Roman" w:hAnsi="Times New Roman" w:cs="Times New Roman"/>
        </w:rPr>
        <w:t>”</w:t>
      </w:r>
      <w:r w:rsidR="009630D3">
        <w:rPr>
          <w:rFonts w:ascii="Times New Roman" w:hAnsi="Times New Roman" w:cs="Times New Roman"/>
        </w:rPr>
        <w:t xml:space="preserve"> the application of Orthodox Christian teachings to every aspect of</w:t>
      </w:r>
      <w:r w:rsidR="00DE5148">
        <w:rPr>
          <w:rFonts w:ascii="Times New Roman" w:hAnsi="Times New Roman" w:cs="Times New Roman"/>
        </w:rPr>
        <w:t xml:space="preserve"> culture</w:t>
      </w:r>
      <w:r w:rsidR="009630D3">
        <w:rPr>
          <w:rFonts w:ascii="Times New Roman" w:hAnsi="Times New Roman" w:cs="Times New Roman"/>
        </w:rPr>
        <w:t>.</w:t>
      </w:r>
      <w:r>
        <w:rPr>
          <w:rStyle w:val="FootnoteReference"/>
          <w:rFonts w:ascii="Times New Roman" w:hAnsi="Times New Roman" w:cs="Times New Roman"/>
        </w:rPr>
        <w:footnoteReference w:id="59"/>
      </w:r>
    </w:p>
    <w:p w14:paraId="76EA36F7" w14:textId="0A31C2F1"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 xml:space="preserve">Berdyaev also moved his Free Philosophical Academy to Paris in 1924, and the </w:t>
      </w:r>
      <w:r w:rsidR="00D84A34">
        <w:rPr>
          <w:rFonts w:ascii="Times New Roman" w:hAnsi="Times New Roman" w:cs="Times New Roman"/>
        </w:rPr>
        <w:t xml:space="preserve">Association </w:t>
      </w:r>
      <w:r>
        <w:rPr>
          <w:rFonts w:ascii="Times New Roman" w:hAnsi="Times New Roman" w:cs="Times New Roman"/>
        </w:rPr>
        <w:t>welcomed it to</w:t>
      </w:r>
      <w:r w:rsidR="00745951">
        <w:rPr>
          <w:rFonts w:ascii="Times New Roman" w:hAnsi="Times New Roman" w:cs="Times New Roman"/>
        </w:rPr>
        <w:t xml:space="preserve"> use the building on</w:t>
      </w:r>
      <w:r>
        <w:rPr>
          <w:rFonts w:ascii="Times New Roman" w:hAnsi="Times New Roman" w:cs="Times New Roman"/>
        </w:rPr>
        <w:t xml:space="preserve"> Montparnasse. Anderson asked Berdyaev to serve as chief editor for the YMCA Press, </w:t>
      </w:r>
      <w:proofErr w:type="spellStart"/>
      <w:r>
        <w:rPr>
          <w:rFonts w:ascii="Times New Roman" w:hAnsi="Times New Roman" w:cs="Times New Roman"/>
        </w:rPr>
        <w:t>Vysheslavtsev</w:t>
      </w:r>
      <w:proofErr w:type="spellEnd"/>
      <w:r>
        <w:rPr>
          <w:rFonts w:ascii="Times New Roman" w:hAnsi="Times New Roman" w:cs="Times New Roman"/>
        </w:rPr>
        <w:t xml:space="preserve"> as editor, and Boris Mikhailovich </w:t>
      </w:r>
      <w:proofErr w:type="spellStart"/>
      <w:r>
        <w:rPr>
          <w:rFonts w:ascii="Times New Roman" w:hAnsi="Times New Roman" w:cs="Times New Roman"/>
        </w:rPr>
        <w:t>Krutikov</w:t>
      </w:r>
      <w:proofErr w:type="spellEnd"/>
      <w:r>
        <w:rPr>
          <w:rFonts w:ascii="Times New Roman" w:hAnsi="Times New Roman" w:cs="Times New Roman"/>
        </w:rPr>
        <w:t xml:space="preserve"> as business manager. Anderson </w:t>
      </w:r>
      <w:r w:rsidR="0009115E">
        <w:rPr>
          <w:rFonts w:ascii="Times New Roman" w:hAnsi="Times New Roman" w:cs="Times New Roman"/>
        </w:rPr>
        <w:t xml:space="preserve">worked </w:t>
      </w:r>
      <w:r>
        <w:rPr>
          <w:rFonts w:ascii="Times New Roman" w:hAnsi="Times New Roman" w:cs="Times New Roman"/>
        </w:rPr>
        <w:t>as director of the Correspondence School, and he hired</w:t>
      </w:r>
      <w:r w:rsidR="006A2CF2">
        <w:rPr>
          <w:rFonts w:ascii="Times New Roman" w:hAnsi="Times New Roman" w:cs="Times New Roman"/>
        </w:rPr>
        <w:t xml:space="preserve"> </w:t>
      </w:r>
      <w:r>
        <w:rPr>
          <w:rFonts w:ascii="Times New Roman" w:hAnsi="Times New Roman" w:cs="Times New Roman"/>
        </w:rPr>
        <w:t>specialists to supervise instruction in a range of fields</w:t>
      </w:r>
      <w:r w:rsidR="00B101BE">
        <w:rPr>
          <w:rFonts w:ascii="Times New Roman" w:hAnsi="Times New Roman" w:cs="Times New Roman"/>
        </w:rPr>
        <w:t xml:space="preserve">; </w:t>
      </w:r>
      <w:r>
        <w:rPr>
          <w:rFonts w:ascii="Times New Roman" w:hAnsi="Times New Roman" w:cs="Times New Roman"/>
        </w:rPr>
        <w:t xml:space="preserve">Alexandra </w:t>
      </w:r>
      <w:proofErr w:type="spellStart"/>
      <w:r>
        <w:rPr>
          <w:rFonts w:ascii="Times New Roman" w:hAnsi="Times New Roman" w:cs="Times New Roman"/>
        </w:rPr>
        <w:t>Shidlovsky</w:t>
      </w:r>
      <w:proofErr w:type="spellEnd"/>
      <w:r>
        <w:rPr>
          <w:rFonts w:ascii="Times New Roman" w:hAnsi="Times New Roman" w:cs="Times New Roman"/>
        </w:rPr>
        <w:t xml:space="preserve"> served as instructor for English.</w:t>
      </w:r>
      <w:r>
        <w:rPr>
          <w:rStyle w:val="FootnoteReference"/>
          <w:rFonts w:ascii="Times New Roman" w:hAnsi="Times New Roman" w:cs="Times New Roman"/>
        </w:rPr>
        <w:footnoteReference w:id="60"/>
      </w:r>
      <w:r>
        <w:rPr>
          <w:rFonts w:ascii="Times New Roman" w:hAnsi="Times New Roman" w:cs="Times New Roman"/>
        </w:rPr>
        <w:t xml:space="preserve"> The Correspondence School provided an excellent program for those who needed vocational support, but it could not provide the facilities required for the awarding of an academic degree</w:t>
      </w:r>
      <w:r w:rsidR="008E22DF">
        <w:rPr>
          <w:rFonts w:ascii="Times New Roman" w:hAnsi="Times New Roman" w:cs="Times New Roman"/>
        </w:rPr>
        <w:t>,</w:t>
      </w:r>
      <w:r>
        <w:rPr>
          <w:rFonts w:ascii="Times New Roman" w:hAnsi="Times New Roman" w:cs="Times New Roman"/>
        </w:rPr>
        <w:t xml:space="preserve"> which would be recognized by the French Ministry of Education. A significant number of Russian professors and engineers with prerevolutionary experience were now living in Paris and ready to contribute to an evening technical school for young</w:t>
      </w:r>
      <w:r w:rsidR="00DA3538">
        <w:rPr>
          <w:rFonts w:ascii="Times New Roman" w:hAnsi="Times New Roman" w:cs="Times New Roman"/>
        </w:rPr>
        <w:t xml:space="preserve"> </w:t>
      </w:r>
      <w:r w:rsidR="00577E63" w:rsidRPr="002038F4">
        <w:rPr>
          <w:rFonts w:ascii="Times New Roman" w:hAnsi="Times New Roman" w:cs="Times New Roman"/>
        </w:rPr>
        <w:t>émigré</w:t>
      </w:r>
      <w:r w:rsidR="00577E63">
        <w:rPr>
          <w:rFonts w:ascii="Times New Roman" w:hAnsi="Times New Roman" w:cs="Times New Roman"/>
        </w:rPr>
        <w:t>s</w:t>
      </w:r>
      <w:r>
        <w:rPr>
          <w:rFonts w:ascii="Times New Roman" w:hAnsi="Times New Roman" w:cs="Times New Roman"/>
        </w:rPr>
        <w:t>.</w:t>
      </w:r>
      <w:r>
        <w:rPr>
          <w:rStyle w:val="FootnoteReference"/>
          <w:rFonts w:ascii="Times New Roman" w:hAnsi="Times New Roman" w:cs="Times New Roman"/>
        </w:rPr>
        <w:footnoteReference w:id="61"/>
      </w:r>
      <w:r>
        <w:rPr>
          <w:rFonts w:ascii="Times New Roman" w:hAnsi="Times New Roman" w:cs="Times New Roman"/>
        </w:rPr>
        <w:t xml:space="preserve"> </w:t>
      </w:r>
    </w:p>
    <w:p w14:paraId="7AE37BBE" w14:textId="2E492AA9" w:rsidR="00C44E92" w:rsidRPr="00B101BE" w:rsidRDefault="00C44E92" w:rsidP="00B101BE">
      <w:pPr>
        <w:spacing w:line="480" w:lineRule="auto"/>
        <w:ind w:firstLine="720"/>
        <w:contextualSpacing/>
        <w:rPr>
          <w:rFonts w:ascii="Times New Roman" w:eastAsia="Times New Roman" w:hAnsi="Times New Roman" w:cs="Times New Roman"/>
          <w:b/>
          <w:bCs/>
          <w:color w:val="000000" w:themeColor="text1"/>
        </w:rPr>
      </w:pPr>
      <w:r w:rsidRPr="00EE53BE">
        <w:rPr>
          <w:rFonts w:ascii="Times New Roman" w:eastAsia="Times New Roman" w:hAnsi="Times New Roman" w:cs="Times New Roman"/>
          <w:color w:val="000000" w:themeColor="text1"/>
        </w:rPr>
        <w:t>The Russian Correspondence School of the North American YMCA</w:t>
      </w:r>
      <w:r>
        <w:rPr>
          <w:rFonts w:ascii="Times New Roman" w:eastAsia="Times New Roman" w:hAnsi="Times New Roman" w:cs="Times New Roman"/>
          <w:color w:val="000000" w:themeColor="text1"/>
        </w:rPr>
        <w:t xml:space="preserve"> </w:t>
      </w:r>
      <w:r w:rsidR="0009115E">
        <w:rPr>
          <w:rFonts w:ascii="Times New Roman" w:eastAsia="Times New Roman" w:hAnsi="Times New Roman" w:cs="Times New Roman"/>
          <w:color w:val="000000" w:themeColor="text1"/>
        </w:rPr>
        <w:t xml:space="preserve">opened </w:t>
      </w:r>
      <w:r>
        <w:rPr>
          <w:rFonts w:ascii="Times New Roman" w:eastAsia="Times New Roman" w:hAnsi="Times New Roman" w:cs="Times New Roman"/>
          <w:color w:val="000000" w:themeColor="text1"/>
        </w:rPr>
        <w:t xml:space="preserve">in Berlin in 1921 and transferred to Paris in 1924. The school began with six subjects, and by 1931 the number of subjects increased to 173. The number of students enrolled by 1931 was 1248. The total number of </w:t>
      </w:r>
      <w:r w:rsidR="0009115E">
        <w:rPr>
          <w:rFonts w:ascii="Times New Roman" w:eastAsia="Times New Roman" w:hAnsi="Times New Roman" w:cs="Times New Roman"/>
          <w:color w:val="000000" w:themeColor="text1"/>
        </w:rPr>
        <w:t xml:space="preserve">participating </w:t>
      </w:r>
      <w:r>
        <w:rPr>
          <w:rFonts w:ascii="Times New Roman" w:eastAsia="Times New Roman" w:hAnsi="Times New Roman" w:cs="Times New Roman"/>
          <w:color w:val="000000" w:themeColor="text1"/>
        </w:rPr>
        <w:t>students</w:t>
      </w:r>
      <w:r w:rsidR="0009115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over ten years was 8894, who lived in</w:t>
      </w:r>
      <w:r w:rsidR="001132F7">
        <w:rPr>
          <w:rFonts w:ascii="Times New Roman" w:eastAsia="Times New Roman" w:hAnsi="Times New Roman" w:cs="Times New Roman"/>
          <w:color w:val="000000" w:themeColor="text1"/>
        </w:rPr>
        <w:t xml:space="preserve"> sixty-one </w:t>
      </w:r>
      <w:r>
        <w:rPr>
          <w:rFonts w:ascii="Times New Roman" w:eastAsia="Times New Roman" w:hAnsi="Times New Roman" w:cs="Times New Roman"/>
          <w:color w:val="000000" w:themeColor="text1"/>
        </w:rPr>
        <w:t>countries. In 1931</w:t>
      </w:r>
      <w:r w:rsidR="008E22DF">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a new program was announced: the Russian Superior Technical Institute, a residential college-level educational program set to operate at standards set by the French Ministry of Public Education. At this time</w:t>
      </w:r>
      <w:r w:rsidR="008E22DF">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the Russian Correspondence School was reorganized as the Home Study Section of the Technical Institute. These programs </w:t>
      </w:r>
      <w:r w:rsidR="00B101BE">
        <w:rPr>
          <w:rFonts w:ascii="Times New Roman" w:eastAsia="Times New Roman" w:hAnsi="Times New Roman" w:cs="Times New Roman"/>
          <w:color w:val="000000" w:themeColor="text1"/>
        </w:rPr>
        <w:t>we</w:t>
      </w:r>
      <w:r>
        <w:rPr>
          <w:rFonts w:ascii="Times New Roman" w:eastAsia="Times New Roman" w:hAnsi="Times New Roman" w:cs="Times New Roman"/>
          <w:color w:val="000000" w:themeColor="text1"/>
        </w:rPr>
        <w:t>re widely recognized as a valuable contribution to the economic stability of the</w:t>
      </w:r>
      <w:r w:rsidR="00DA3538">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emigration. The dean of the engineering faculty </w:t>
      </w:r>
      <w:r w:rsidR="00B101BE">
        <w:rPr>
          <w:rFonts w:ascii="Times New Roman" w:eastAsia="Times New Roman" w:hAnsi="Times New Roman" w:cs="Times New Roman"/>
          <w:color w:val="000000" w:themeColor="text1"/>
        </w:rPr>
        <w:t>wa</w:t>
      </w:r>
      <w:r>
        <w:rPr>
          <w:rFonts w:ascii="Times New Roman" w:eastAsia="Times New Roman" w:hAnsi="Times New Roman" w:cs="Times New Roman"/>
          <w:color w:val="000000" w:themeColor="text1"/>
        </w:rPr>
        <w:t xml:space="preserve">s </w:t>
      </w:r>
      <w:r>
        <w:rPr>
          <w:rFonts w:ascii="Times New Roman" w:eastAsia="Times New Roman" w:hAnsi="Times New Roman" w:cs="Times New Roman"/>
          <w:color w:val="000000" w:themeColor="text1"/>
        </w:rPr>
        <w:lastRenderedPageBreak/>
        <w:t xml:space="preserve">Professor </w:t>
      </w:r>
      <w:proofErr w:type="spellStart"/>
      <w:r>
        <w:rPr>
          <w:rFonts w:ascii="Times New Roman" w:eastAsia="Times New Roman" w:hAnsi="Times New Roman" w:cs="Times New Roman"/>
          <w:color w:val="000000" w:themeColor="text1"/>
        </w:rPr>
        <w:t>Kozlovsky</w:t>
      </w:r>
      <w:proofErr w:type="spellEnd"/>
      <w:r>
        <w:rPr>
          <w:rFonts w:ascii="Times New Roman" w:eastAsia="Times New Roman" w:hAnsi="Times New Roman" w:cs="Times New Roman"/>
          <w:color w:val="000000" w:themeColor="text1"/>
        </w:rPr>
        <w:t>, who had previously served as dean of the Harbin Polytechnic Institute. One hundred sixteen students enrolled for the first year of the Russian Superior Technical Institute.</w:t>
      </w:r>
      <w:r>
        <w:rPr>
          <w:rStyle w:val="FootnoteReference"/>
          <w:rFonts w:ascii="Times New Roman" w:eastAsia="Times New Roman" w:hAnsi="Times New Roman" w:cs="Times New Roman"/>
          <w:color w:val="000000" w:themeColor="text1"/>
        </w:rPr>
        <w:footnoteReference w:id="62"/>
      </w:r>
      <w:r w:rsidR="00B101BE">
        <w:rPr>
          <w:rFonts w:ascii="Times New Roman" w:eastAsia="Times New Roman" w:hAnsi="Times New Roman" w:cs="Times New Roman"/>
          <w:color w:val="000000" w:themeColor="text1"/>
        </w:rPr>
        <w:t xml:space="preserve"> </w:t>
      </w:r>
      <w:r>
        <w:rPr>
          <w:rFonts w:ascii="Times New Roman" w:hAnsi="Times New Roman" w:cs="Times New Roman"/>
        </w:rPr>
        <w:t>During the interwar year</w:t>
      </w:r>
      <w:r w:rsidR="00D33C5E">
        <w:rPr>
          <w:rFonts w:ascii="Times New Roman" w:hAnsi="Times New Roman" w:cs="Times New Roman"/>
        </w:rPr>
        <w:t>s</w:t>
      </w:r>
      <w:r w:rsidR="008E22DF">
        <w:rPr>
          <w:rFonts w:ascii="Times New Roman" w:hAnsi="Times New Roman" w:cs="Times New Roman"/>
        </w:rPr>
        <w:t>,</w:t>
      </w:r>
      <w:r>
        <w:rPr>
          <w:rFonts w:ascii="Times New Roman" w:hAnsi="Times New Roman" w:cs="Times New Roman"/>
        </w:rPr>
        <w:t xml:space="preserve"> Anderson developed a</w:t>
      </w:r>
      <w:r w:rsidR="00D911A7">
        <w:rPr>
          <w:rFonts w:ascii="Times New Roman" w:hAnsi="Times New Roman" w:cs="Times New Roman"/>
        </w:rPr>
        <w:t xml:space="preserve">n </w:t>
      </w:r>
      <w:r>
        <w:rPr>
          <w:rFonts w:ascii="Times New Roman" w:hAnsi="Times New Roman" w:cs="Times New Roman"/>
        </w:rPr>
        <w:t>understanding of the political movements within the</w:t>
      </w:r>
      <w:r w:rsidR="00DA3538">
        <w:rPr>
          <w:rFonts w:ascii="Times New Roman" w:hAnsi="Times New Roman" w:cs="Times New Roman"/>
        </w:rPr>
        <w:t xml:space="preserve"> </w:t>
      </w:r>
      <w:r>
        <w:rPr>
          <w:rFonts w:ascii="Times New Roman" w:hAnsi="Times New Roman" w:cs="Times New Roman"/>
        </w:rPr>
        <w:t xml:space="preserve">émigré community—he </w:t>
      </w:r>
      <w:r w:rsidR="00810632">
        <w:rPr>
          <w:rFonts w:ascii="Times New Roman" w:hAnsi="Times New Roman" w:cs="Times New Roman"/>
        </w:rPr>
        <w:t xml:space="preserve">established </w:t>
      </w:r>
      <w:r>
        <w:rPr>
          <w:rFonts w:ascii="Times New Roman" w:hAnsi="Times New Roman" w:cs="Times New Roman"/>
        </w:rPr>
        <w:t>a wide network</w:t>
      </w:r>
      <w:r w:rsidR="0009115E">
        <w:rPr>
          <w:rFonts w:ascii="Times New Roman" w:hAnsi="Times New Roman" w:cs="Times New Roman"/>
        </w:rPr>
        <w:t xml:space="preserve"> through his work with the educational program</w:t>
      </w:r>
      <w:r>
        <w:rPr>
          <w:rFonts w:ascii="Times New Roman" w:hAnsi="Times New Roman" w:cs="Times New Roman"/>
        </w:rPr>
        <w:t>. The</w:t>
      </w:r>
      <w:r w:rsidR="0078524A">
        <w:rPr>
          <w:rFonts w:ascii="Times New Roman" w:hAnsi="Times New Roman" w:cs="Times New Roman"/>
        </w:rPr>
        <w:t xml:space="preserve"> programs </w:t>
      </w:r>
      <w:r>
        <w:rPr>
          <w:rFonts w:ascii="Times New Roman" w:hAnsi="Times New Roman" w:cs="Times New Roman"/>
        </w:rPr>
        <w:t>were diverse</w:t>
      </w:r>
      <w:r w:rsidR="008E22DF">
        <w:rPr>
          <w:rFonts w:ascii="Times New Roman" w:hAnsi="Times New Roman" w:cs="Times New Roman"/>
        </w:rPr>
        <w:t xml:space="preserve"> </w:t>
      </w:r>
      <w:r>
        <w:rPr>
          <w:rFonts w:ascii="Times New Roman" w:hAnsi="Times New Roman" w:cs="Times New Roman"/>
        </w:rPr>
        <w:t xml:space="preserve">and could be broadly described as </w:t>
      </w:r>
      <w:r w:rsidR="00B5447D">
        <w:rPr>
          <w:rFonts w:ascii="Times New Roman" w:hAnsi="Times New Roman" w:cs="Times New Roman"/>
        </w:rPr>
        <w:t xml:space="preserve">liberal, nationalist, </w:t>
      </w:r>
      <w:r w:rsidR="009C5DFC">
        <w:rPr>
          <w:rFonts w:ascii="Times New Roman" w:hAnsi="Times New Roman" w:cs="Times New Roman"/>
        </w:rPr>
        <w:t xml:space="preserve">or </w:t>
      </w:r>
      <w:r>
        <w:rPr>
          <w:rFonts w:ascii="Times New Roman" w:hAnsi="Times New Roman" w:cs="Times New Roman"/>
        </w:rPr>
        <w:t>monarchist.</w:t>
      </w:r>
      <w:r>
        <w:rPr>
          <w:rStyle w:val="FootnoteReference"/>
          <w:rFonts w:ascii="Times New Roman" w:hAnsi="Times New Roman" w:cs="Times New Roman"/>
        </w:rPr>
        <w:footnoteReference w:id="63"/>
      </w:r>
      <w:r>
        <w:rPr>
          <w:rFonts w:ascii="Times New Roman" w:hAnsi="Times New Roman" w:cs="Times New Roman"/>
        </w:rPr>
        <w:t xml:space="preserve"> </w:t>
      </w:r>
    </w:p>
    <w:p w14:paraId="040F235C" w14:textId="47F66498"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As the activities of the Y</w:t>
      </w:r>
      <w:r w:rsidR="00D84A34">
        <w:rPr>
          <w:rFonts w:ascii="Times New Roman" w:hAnsi="Times New Roman" w:cs="Times New Roman"/>
        </w:rPr>
        <w:t xml:space="preserve"> </w:t>
      </w:r>
      <w:r>
        <w:rPr>
          <w:rFonts w:ascii="Times New Roman" w:hAnsi="Times New Roman" w:cs="Times New Roman"/>
        </w:rPr>
        <w:t>and RSCM expanded from a base in Paris during the 1920s,</w:t>
      </w:r>
      <w:r w:rsidR="00A81DB6">
        <w:rPr>
          <w:rFonts w:ascii="Times New Roman" w:hAnsi="Times New Roman" w:cs="Times New Roman"/>
        </w:rPr>
        <w:t xml:space="preserve"> </w:t>
      </w:r>
      <w:r>
        <w:rPr>
          <w:rFonts w:ascii="Times New Roman" w:hAnsi="Times New Roman" w:cs="Times New Roman"/>
        </w:rPr>
        <w:t>disagreements arose as to the relationship between the partnering organizations. The International Committee of the YMCA was a global and inter-confessional organization, while the RSCM was intentionally Orthodox. How would they cooperate in the future? In 1927</w:t>
      </w:r>
      <w:r w:rsidR="008E22DF">
        <w:rPr>
          <w:rFonts w:ascii="Times New Roman" w:hAnsi="Times New Roman" w:cs="Times New Roman"/>
        </w:rPr>
        <w:t>,</w:t>
      </w:r>
      <w:r>
        <w:rPr>
          <w:rFonts w:ascii="Times New Roman" w:hAnsi="Times New Roman" w:cs="Times New Roman"/>
        </w:rPr>
        <w:t xml:space="preserve"> a meeting was held, and an “Agreement” was made that the RSCM would play the leading role in work with Russian youth, with the exceptions of the YMCA Press, Correspondence School, and Technical Institute, which would continue as before. Anderson held this agreement as a guideline </w:t>
      </w:r>
      <w:r w:rsidR="00A97452">
        <w:rPr>
          <w:rFonts w:ascii="Times New Roman" w:hAnsi="Times New Roman" w:cs="Times New Roman"/>
        </w:rPr>
        <w:t xml:space="preserve">throughout </w:t>
      </w:r>
      <w:r>
        <w:rPr>
          <w:rFonts w:ascii="Times New Roman" w:hAnsi="Times New Roman" w:cs="Times New Roman"/>
        </w:rPr>
        <w:t>his career.</w:t>
      </w:r>
      <w:r>
        <w:rPr>
          <w:rStyle w:val="FootnoteReference"/>
          <w:rFonts w:ascii="Times New Roman" w:hAnsi="Times New Roman" w:cs="Times New Roman"/>
        </w:rPr>
        <w:footnoteReference w:id="64"/>
      </w:r>
      <w:r>
        <w:rPr>
          <w:rFonts w:ascii="Times New Roman" w:hAnsi="Times New Roman" w:cs="Times New Roman"/>
        </w:rPr>
        <w:t xml:space="preserve"> </w:t>
      </w:r>
    </w:p>
    <w:p w14:paraId="53CC334C" w14:textId="317E5EDB"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In the summer of 1926</w:t>
      </w:r>
      <w:r w:rsidR="008E22DF">
        <w:rPr>
          <w:rFonts w:ascii="Times New Roman" w:hAnsi="Times New Roman" w:cs="Times New Roman"/>
        </w:rPr>
        <w:t>,</w:t>
      </w:r>
      <w:r>
        <w:rPr>
          <w:rFonts w:ascii="Times New Roman" w:hAnsi="Times New Roman" w:cs="Times New Roman"/>
        </w:rPr>
        <w:t xml:space="preserve"> Berdyaev presented a new idea as he met with Anderson, </w:t>
      </w:r>
      <w:proofErr w:type="spellStart"/>
      <w:r>
        <w:rPr>
          <w:rFonts w:ascii="Times New Roman" w:hAnsi="Times New Roman" w:cs="Times New Roman"/>
        </w:rPr>
        <w:t>Vysheslavtsev</w:t>
      </w:r>
      <w:proofErr w:type="spellEnd"/>
      <w:r>
        <w:rPr>
          <w:rFonts w:ascii="Times New Roman" w:hAnsi="Times New Roman" w:cs="Times New Roman"/>
        </w:rPr>
        <w:t xml:space="preserve">, and </w:t>
      </w:r>
      <w:proofErr w:type="spellStart"/>
      <w:r>
        <w:rPr>
          <w:rFonts w:ascii="Times New Roman" w:hAnsi="Times New Roman" w:cs="Times New Roman"/>
        </w:rPr>
        <w:t>Kullman</w:t>
      </w:r>
      <w:proofErr w:type="spellEnd"/>
      <w:r>
        <w:rPr>
          <w:rFonts w:ascii="Times New Roman" w:hAnsi="Times New Roman" w:cs="Times New Roman"/>
        </w:rPr>
        <w:t xml:space="preserve"> at a Paris café. He had been energized by the philosophical, spiritual, and literary developments in émigré Paris, which had roots in the pre-war conversations of St. Petersburg, Moscow, and Kiev</w:t>
      </w:r>
      <w:r w:rsidR="009F2E73">
        <w:rPr>
          <w:rFonts w:ascii="Times New Roman" w:hAnsi="Times New Roman" w:cs="Times New Roman"/>
        </w:rPr>
        <w:t xml:space="preserve"> (Kyiv)</w:t>
      </w:r>
      <w:r>
        <w:rPr>
          <w:rFonts w:ascii="Times New Roman" w:hAnsi="Times New Roman" w:cs="Times New Roman"/>
        </w:rPr>
        <w:t>. He proposed the publication of a new journal which would provide a platform for</w:t>
      </w:r>
      <w:r w:rsidR="00A97452">
        <w:rPr>
          <w:rFonts w:ascii="Times New Roman" w:hAnsi="Times New Roman" w:cs="Times New Roman"/>
        </w:rPr>
        <w:t xml:space="preserve"> </w:t>
      </w:r>
      <w:r>
        <w:rPr>
          <w:rFonts w:ascii="Times New Roman" w:hAnsi="Times New Roman" w:cs="Times New Roman"/>
        </w:rPr>
        <w:t xml:space="preserve">continuing </w:t>
      </w:r>
      <w:r w:rsidR="00A97452">
        <w:rPr>
          <w:rFonts w:ascii="Times New Roman" w:hAnsi="Times New Roman" w:cs="Times New Roman"/>
        </w:rPr>
        <w:t xml:space="preserve">discussions </w:t>
      </w:r>
      <w:r>
        <w:rPr>
          <w:rFonts w:ascii="Times New Roman" w:hAnsi="Times New Roman" w:cs="Times New Roman"/>
        </w:rPr>
        <w:t>about Russian cultur</w:t>
      </w:r>
      <w:r w:rsidR="00A97452">
        <w:rPr>
          <w:rFonts w:ascii="Times New Roman" w:hAnsi="Times New Roman" w:cs="Times New Roman"/>
        </w:rPr>
        <w:t>al questions</w:t>
      </w:r>
      <w:r>
        <w:rPr>
          <w:rFonts w:ascii="Times New Roman" w:hAnsi="Times New Roman" w:cs="Times New Roman"/>
        </w:rPr>
        <w:t>.</w:t>
      </w:r>
      <w:r w:rsidR="00A97452">
        <w:rPr>
          <w:rFonts w:ascii="Times New Roman" w:hAnsi="Times New Roman" w:cs="Times New Roman"/>
        </w:rPr>
        <w:t xml:space="preserve"> </w:t>
      </w:r>
      <w:r>
        <w:rPr>
          <w:rFonts w:ascii="Times New Roman" w:hAnsi="Times New Roman" w:cs="Times New Roman"/>
        </w:rPr>
        <w:t>Anderson understood that this project would require financial investment</w:t>
      </w:r>
      <w:r w:rsidR="009C5DFC">
        <w:rPr>
          <w:rFonts w:ascii="Times New Roman" w:hAnsi="Times New Roman" w:cs="Times New Roman"/>
        </w:rPr>
        <w:t xml:space="preserve"> </w:t>
      </w:r>
      <w:r>
        <w:rPr>
          <w:rFonts w:ascii="Times New Roman" w:hAnsi="Times New Roman" w:cs="Times New Roman"/>
        </w:rPr>
        <w:t>and</w:t>
      </w:r>
      <w:r w:rsidR="009C5DFC">
        <w:rPr>
          <w:rFonts w:ascii="Times New Roman" w:hAnsi="Times New Roman" w:cs="Times New Roman"/>
        </w:rPr>
        <w:t xml:space="preserve"> </w:t>
      </w:r>
      <w:r>
        <w:rPr>
          <w:rFonts w:ascii="Times New Roman" w:hAnsi="Times New Roman" w:cs="Times New Roman"/>
        </w:rPr>
        <w:t xml:space="preserve">recalled that Mott had promised funding for significant Russian projects. </w:t>
      </w:r>
      <w:r w:rsidR="00C43A8E">
        <w:rPr>
          <w:rFonts w:ascii="Times New Roman" w:hAnsi="Times New Roman" w:cs="Times New Roman"/>
        </w:rPr>
        <w:t>He</w:t>
      </w:r>
      <w:r>
        <w:rPr>
          <w:rFonts w:ascii="Times New Roman" w:hAnsi="Times New Roman" w:cs="Times New Roman"/>
        </w:rPr>
        <w:t xml:space="preserve"> quickly set up a meeting between </w:t>
      </w:r>
      <w:r>
        <w:rPr>
          <w:rFonts w:ascii="Times New Roman" w:hAnsi="Times New Roman" w:cs="Times New Roman"/>
        </w:rPr>
        <w:lastRenderedPageBreak/>
        <w:t xml:space="preserve">Berdyaev and Mott, who promised support for a new interdisciplinary journal </w:t>
      </w:r>
      <w:r w:rsidRPr="00ED6C73">
        <w:rPr>
          <w:rFonts w:ascii="Times New Roman" w:hAnsi="Times New Roman" w:cs="Times New Roman"/>
          <w:i/>
          <w:iCs/>
        </w:rPr>
        <w:t>Put’ (The Way),</w:t>
      </w:r>
      <w:r>
        <w:rPr>
          <w:rFonts w:ascii="Times New Roman" w:hAnsi="Times New Roman" w:cs="Times New Roman"/>
        </w:rPr>
        <w:t xml:space="preserve"> which was published regularly until the outbreak of World War II.</w:t>
      </w:r>
      <w:r>
        <w:rPr>
          <w:rStyle w:val="FootnoteReference"/>
          <w:rFonts w:ascii="Times New Roman" w:hAnsi="Times New Roman" w:cs="Times New Roman"/>
        </w:rPr>
        <w:footnoteReference w:id="65"/>
      </w:r>
      <w:r>
        <w:rPr>
          <w:rFonts w:ascii="Times New Roman" w:hAnsi="Times New Roman" w:cs="Times New Roman"/>
        </w:rPr>
        <w:t xml:space="preserve"> The YMCA Press included </w:t>
      </w:r>
      <w:r w:rsidRPr="00663CFB">
        <w:rPr>
          <w:rFonts w:ascii="Times New Roman" w:hAnsi="Times New Roman" w:cs="Times New Roman"/>
          <w:i/>
          <w:iCs/>
        </w:rPr>
        <w:t xml:space="preserve">Put’ </w:t>
      </w:r>
      <w:r>
        <w:rPr>
          <w:rFonts w:ascii="Times New Roman" w:hAnsi="Times New Roman" w:cs="Times New Roman"/>
        </w:rPr>
        <w:t>as a key project within its activities. Berdyaev was the only editor for the</w:t>
      </w:r>
      <w:r w:rsidR="009F2E73">
        <w:rPr>
          <w:rFonts w:ascii="Times New Roman" w:hAnsi="Times New Roman" w:cs="Times New Roman"/>
        </w:rPr>
        <w:t xml:space="preserve"> </w:t>
      </w:r>
      <w:r>
        <w:rPr>
          <w:rFonts w:ascii="Times New Roman" w:hAnsi="Times New Roman" w:cs="Times New Roman"/>
        </w:rPr>
        <w:t xml:space="preserve">journal, but he regularly discussed his plans with Anderson, </w:t>
      </w:r>
      <w:proofErr w:type="spellStart"/>
      <w:r>
        <w:rPr>
          <w:rFonts w:ascii="Times New Roman" w:hAnsi="Times New Roman" w:cs="Times New Roman"/>
        </w:rPr>
        <w:t>Kullman</w:t>
      </w:r>
      <w:proofErr w:type="spellEnd"/>
      <w:r>
        <w:rPr>
          <w:rFonts w:ascii="Times New Roman" w:hAnsi="Times New Roman" w:cs="Times New Roman"/>
        </w:rPr>
        <w:t xml:space="preserve">, and </w:t>
      </w:r>
      <w:proofErr w:type="spellStart"/>
      <w:r>
        <w:rPr>
          <w:rFonts w:ascii="Times New Roman" w:hAnsi="Times New Roman" w:cs="Times New Roman"/>
        </w:rPr>
        <w:t>Vysheslavtsev</w:t>
      </w:r>
      <w:proofErr w:type="spellEnd"/>
      <w:r>
        <w:rPr>
          <w:rFonts w:ascii="Times New Roman" w:hAnsi="Times New Roman" w:cs="Times New Roman"/>
        </w:rPr>
        <w:t xml:space="preserve"> at their weekly editorial meetings. Eventually</w:t>
      </w:r>
      <w:r w:rsidR="008D243F">
        <w:rPr>
          <w:rFonts w:ascii="Times New Roman" w:hAnsi="Times New Roman" w:cs="Times New Roman"/>
        </w:rPr>
        <w:t>,</w:t>
      </w:r>
      <w:r w:rsidR="00E91DB9">
        <w:rPr>
          <w:rFonts w:ascii="Times New Roman" w:hAnsi="Times New Roman" w:cs="Times New Roman"/>
        </w:rPr>
        <w:t xml:space="preserve"> </w:t>
      </w:r>
      <w:proofErr w:type="spellStart"/>
      <w:r>
        <w:rPr>
          <w:rFonts w:ascii="Times New Roman" w:hAnsi="Times New Roman" w:cs="Times New Roman"/>
        </w:rPr>
        <w:t>Lowrie</w:t>
      </w:r>
      <w:proofErr w:type="spellEnd"/>
      <w:r>
        <w:rPr>
          <w:rFonts w:ascii="Times New Roman" w:hAnsi="Times New Roman" w:cs="Times New Roman"/>
        </w:rPr>
        <w:t xml:space="preserve"> replaced </w:t>
      </w:r>
      <w:proofErr w:type="spellStart"/>
      <w:r>
        <w:rPr>
          <w:rFonts w:ascii="Times New Roman" w:hAnsi="Times New Roman" w:cs="Times New Roman"/>
        </w:rPr>
        <w:t>Kullman</w:t>
      </w:r>
      <w:proofErr w:type="spellEnd"/>
      <w:r>
        <w:rPr>
          <w:rFonts w:ascii="Times New Roman" w:hAnsi="Times New Roman" w:cs="Times New Roman"/>
        </w:rPr>
        <w:t xml:space="preserve"> on this committee.</w:t>
      </w:r>
      <w:r>
        <w:rPr>
          <w:rStyle w:val="FootnoteReference"/>
          <w:rFonts w:ascii="Times New Roman" w:hAnsi="Times New Roman" w:cs="Times New Roman"/>
        </w:rPr>
        <w:footnoteReference w:id="66"/>
      </w:r>
      <w:r w:rsidR="008753C9">
        <w:rPr>
          <w:rFonts w:ascii="Times New Roman" w:hAnsi="Times New Roman" w:cs="Times New Roman"/>
        </w:rPr>
        <w:t xml:space="preserve"> From 1925 to 1940</w:t>
      </w:r>
      <w:r w:rsidR="008D243F">
        <w:rPr>
          <w:rFonts w:ascii="Times New Roman" w:hAnsi="Times New Roman" w:cs="Times New Roman"/>
        </w:rPr>
        <w:t>,</w:t>
      </w:r>
      <w:r w:rsidR="008753C9">
        <w:rPr>
          <w:rFonts w:ascii="Times New Roman" w:hAnsi="Times New Roman" w:cs="Times New Roman"/>
        </w:rPr>
        <w:t xml:space="preserve"> this journal provided a cultural and intellectual meeting place for the thinkers of the</w:t>
      </w:r>
      <w:r w:rsidR="00DA3538">
        <w:rPr>
          <w:rFonts w:ascii="Times New Roman" w:hAnsi="Times New Roman" w:cs="Times New Roman"/>
        </w:rPr>
        <w:t xml:space="preserve"> </w:t>
      </w:r>
      <w:r w:rsidR="008753C9">
        <w:rPr>
          <w:rFonts w:ascii="Times New Roman" w:hAnsi="Times New Roman" w:cs="Times New Roman"/>
        </w:rPr>
        <w:t xml:space="preserve">emigration and a connection point with </w:t>
      </w:r>
      <w:r w:rsidR="008D243F">
        <w:rPr>
          <w:rFonts w:ascii="Times New Roman" w:hAnsi="Times New Roman" w:cs="Times New Roman"/>
        </w:rPr>
        <w:t>W</w:t>
      </w:r>
      <w:r w:rsidR="008753C9">
        <w:rPr>
          <w:rFonts w:ascii="Times New Roman" w:hAnsi="Times New Roman" w:cs="Times New Roman"/>
        </w:rPr>
        <w:t xml:space="preserve">estern conversation partners on topics of theology, history, philosophy, and more. Antoine </w:t>
      </w:r>
      <w:proofErr w:type="spellStart"/>
      <w:r w:rsidR="008753C9">
        <w:rPr>
          <w:rFonts w:ascii="Times New Roman" w:hAnsi="Times New Roman" w:cs="Times New Roman"/>
        </w:rPr>
        <w:t>Arjakovsky’s</w:t>
      </w:r>
      <w:proofErr w:type="spellEnd"/>
      <w:r w:rsidR="008753C9">
        <w:rPr>
          <w:rFonts w:ascii="Times New Roman" w:hAnsi="Times New Roman" w:cs="Times New Roman"/>
        </w:rPr>
        <w:t xml:space="preserve"> masterful book </w:t>
      </w:r>
      <w:r w:rsidR="008753C9" w:rsidRPr="00E95EC4">
        <w:rPr>
          <w:rFonts w:ascii="Times New Roman" w:hAnsi="Times New Roman" w:cs="Times New Roman"/>
          <w:i/>
          <w:iCs/>
        </w:rPr>
        <w:t>The Way: Religious Thinkers of the Russian Emigration in Paris and their Journal, 1925</w:t>
      </w:r>
      <w:r w:rsidR="00066255">
        <w:rPr>
          <w:rFonts w:ascii="Times New Roman" w:hAnsi="Times New Roman" w:cs="Times New Roman"/>
          <w:i/>
          <w:iCs/>
        </w:rPr>
        <w:t>–</w:t>
      </w:r>
      <w:r w:rsidR="008753C9" w:rsidRPr="00E95EC4">
        <w:rPr>
          <w:rFonts w:ascii="Times New Roman" w:hAnsi="Times New Roman" w:cs="Times New Roman"/>
          <w:i/>
          <w:iCs/>
        </w:rPr>
        <w:t>1940</w:t>
      </w:r>
      <w:r w:rsidR="008753C9">
        <w:rPr>
          <w:rFonts w:ascii="Times New Roman" w:hAnsi="Times New Roman" w:cs="Times New Roman"/>
        </w:rPr>
        <w:t xml:space="preserve"> summarizes that “the journal is one of the most brilliant in all Russian intellectual history.”</w:t>
      </w:r>
      <w:r w:rsidR="008C7BDF">
        <w:rPr>
          <w:rStyle w:val="FootnoteReference"/>
          <w:rFonts w:ascii="Times New Roman" w:hAnsi="Times New Roman" w:cs="Times New Roman"/>
        </w:rPr>
        <w:footnoteReference w:id="67"/>
      </w:r>
      <w:r w:rsidR="00E95EC4">
        <w:rPr>
          <w:rFonts w:ascii="Times New Roman" w:hAnsi="Times New Roman" w:cs="Times New Roman"/>
        </w:rPr>
        <w:t xml:space="preserve"> </w:t>
      </w:r>
      <w:r w:rsidR="00BB2886">
        <w:rPr>
          <w:rFonts w:ascii="Times New Roman" w:hAnsi="Times New Roman" w:cs="Times New Roman"/>
        </w:rPr>
        <w:t xml:space="preserve">He </w:t>
      </w:r>
      <w:r w:rsidR="00E95EC4">
        <w:rPr>
          <w:rFonts w:ascii="Times New Roman" w:hAnsi="Times New Roman" w:cs="Times New Roman"/>
        </w:rPr>
        <w:t>provides a detailed study of the authors, audiences, themes, and debates of this publication.</w:t>
      </w:r>
    </w:p>
    <w:p w14:paraId="5BD8D142" w14:textId="6E27EFF4" w:rsidR="00C44E92" w:rsidRDefault="00C44E92" w:rsidP="002F349C">
      <w:pPr>
        <w:spacing w:line="480" w:lineRule="auto"/>
        <w:ind w:firstLine="720"/>
        <w:contextualSpacing/>
        <w:rPr>
          <w:rFonts w:ascii="Times New Roman" w:hAnsi="Times New Roman" w:cs="Times New Roman"/>
        </w:rPr>
      </w:pPr>
      <w:r>
        <w:rPr>
          <w:rFonts w:ascii="Times New Roman" w:hAnsi="Times New Roman" w:cs="Times New Roman"/>
        </w:rPr>
        <w:t xml:space="preserve">Berdyaev played a key role in the émigré community </w:t>
      </w:r>
      <w:r w:rsidR="008D243F">
        <w:rPr>
          <w:rFonts w:ascii="Times New Roman" w:hAnsi="Times New Roman" w:cs="Times New Roman"/>
        </w:rPr>
        <w:t>in</w:t>
      </w:r>
      <w:r>
        <w:rPr>
          <w:rFonts w:ascii="Times New Roman" w:hAnsi="Times New Roman" w:cs="Times New Roman"/>
        </w:rPr>
        <w:t xml:space="preserve"> developing connections with French Catholics and Protestants. Berdyaev was a dedicated Orthodox believer, but he believed that </w:t>
      </w:r>
      <w:r w:rsidR="00BA128F">
        <w:rPr>
          <w:rFonts w:ascii="Times New Roman" w:hAnsi="Times New Roman" w:cs="Times New Roman"/>
        </w:rPr>
        <w:t xml:space="preserve">the church </w:t>
      </w:r>
      <w:r>
        <w:rPr>
          <w:rFonts w:ascii="Times New Roman" w:hAnsi="Times New Roman" w:cs="Times New Roman"/>
        </w:rPr>
        <w:t xml:space="preserve">should not live in isolation. He hosted regular gatherings at his home in the suburb of </w:t>
      </w:r>
      <w:proofErr w:type="spellStart"/>
      <w:r>
        <w:rPr>
          <w:rFonts w:ascii="Times New Roman" w:hAnsi="Times New Roman" w:cs="Times New Roman"/>
        </w:rPr>
        <w:t>Clamart</w:t>
      </w:r>
      <w:proofErr w:type="spellEnd"/>
      <w:r>
        <w:rPr>
          <w:rFonts w:ascii="Times New Roman" w:hAnsi="Times New Roman" w:cs="Times New Roman"/>
        </w:rPr>
        <w:t xml:space="preserve">, southwest of the center of Paris. The </w:t>
      </w:r>
      <w:r w:rsidR="00C96EC1">
        <w:rPr>
          <w:rFonts w:ascii="Times New Roman" w:hAnsi="Times New Roman" w:cs="Times New Roman"/>
        </w:rPr>
        <w:t xml:space="preserve">eminent </w:t>
      </w:r>
      <w:r>
        <w:rPr>
          <w:rFonts w:ascii="Times New Roman" w:hAnsi="Times New Roman" w:cs="Times New Roman"/>
        </w:rPr>
        <w:t xml:space="preserve">French </w:t>
      </w:r>
      <w:r w:rsidR="00C96EC1">
        <w:rPr>
          <w:rFonts w:ascii="Times New Roman" w:hAnsi="Times New Roman" w:cs="Times New Roman"/>
        </w:rPr>
        <w:t xml:space="preserve">Catholic </w:t>
      </w:r>
      <w:r>
        <w:rPr>
          <w:rFonts w:ascii="Times New Roman" w:hAnsi="Times New Roman" w:cs="Times New Roman"/>
        </w:rPr>
        <w:t>philosopher Jacques Maritain</w:t>
      </w:r>
      <w:r w:rsidR="00C96EC1">
        <w:rPr>
          <w:rFonts w:ascii="Times New Roman" w:hAnsi="Times New Roman" w:cs="Times New Roman"/>
        </w:rPr>
        <w:t xml:space="preserve"> </w:t>
      </w:r>
      <w:r>
        <w:rPr>
          <w:rFonts w:ascii="Times New Roman" w:hAnsi="Times New Roman" w:cs="Times New Roman"/>
        </w:rPr>
        <w:t xml:space="preserve">and his wife were regular guests, as well as </w:t>
      </w:r>
      <w:r>
        <w:rPr>
          <w:rFonts w:ascii="Times New Roman" w:eastAsia="Times New Roman" w:hAnsi="Times New Roman" w:cs="Times New Roman"/>
          <w:color w:val="000000" w:themeColor="text1"/>
        </w:rPr>
        <w:t>the Swiss theologian</w:t>
      </w:r>
      <w:r w:rsidR="009C5DFC" w:rsidRPr="009C5DFC">
        <w:rPr>
          <w:rFonts w:ascii="Times New Roman" w:eastAsia="Times New Roman" w:hAnsi="Times New Roman" w:cs="Times New Roman"/>
          <w:color w:val="000000" w:themeColor="text1"/>
        </w:rPr>
        <w:t xml:space="preserve"> </w:t>
      </w:r>
      <w:r w:rsidR="009C5DFC">
        <w:rPr>
          <w:rFonts w:ascii="Times New Roman" w:eastAsia="Times New Roman" w:hAnsi="Times New Roman" w:cs="Times New Roman"/>
          <w:color w:val="000000" w:themeColor="text1"/>
        </w:rPr>
        <w:t xml:space="preserve">Fritz </w:t>
      </w:r>
      <w:proofErr w:type="spellStart"/>
      <w:r w:rsidR="009C5DFC">
        <w:rPr>
          <w:rFonts w:ascii="Times New Roman" w:eastAsia="Times New Roman" w:hAnsi="Times New Roman" w:cs="Times New Roman"/>
          <w:color w:val="000000" w:themeColor="text1"/>
        </w:rPr>
        <w:t>Lieb</w:t>
      </w:r>
      <w:proofErr w:type="spellEnd"/>
      <w:r>
        <w:rPr>
          <w:rFonts w:ascii="Times New Roman" w:eastAsia="Times New Roman" w:hAnsi="Times New Roman" w:cs="Times New Roman"/>
          <w:color w:val="000000" w:themeColor="text1"/>
        </w:rPr>
        <w:t xml:space="preserve">. </w:t>
      </w:r>
      <w:r>
        <w:rPr>
          <w:rFonts w:ascii="Times New Roman" w:hAnsi="Times New Roman" w:cs="Times New Roman"/>
        </w:rPr>
        <w:t xml:space="preserve">Berdyaev’s wife Lydia </w:t>
      </w:r>
      <w:proofErr w:type="spellStart"/>
      <w:r>
        <w:rPr>
          <w:rFonts w:ascii="Times New Roman" w:hAnsi="Times New Roman" w:cs="Times New Roman"/>
        </w:rPr>
        <w:t>Yudiforovna</w:t>
      </w:r>
      <w:proofErr w:type="spellEnd"/>
      <w:r>
        <w:rPr>
          <w:rFonts w:ascii="Times New Roman" w:hAnsi="Times New Roman" w:cs="Times New Roman"/>
        </w:rPr>
        <w:t xml:space="preserve"> was Catholic, and his family roots included members of the French nobility. In addition, Berdyaev hosted secret weekly interconfessional meetings at the YMCA Montparnasse meetings</w:t>
      </w:r>
      <w:r w:rsidR="008D243F">
        <w:rPr>
          <w:rFonts w:ascii="Times New Roman" w:hAnsi="Times New Roman" w:cs="Times New Roman"/>
        </w:rPr>
        <w:t>,</w:t>
      </w:r>
      <w:r>
        <w:rPr>
          <w:rFonts w:ascii="Times New Roman" w:hAnsi="Times New Roman" w:cs="Times New Roman"/>
        </w:rPr>
        <w:t xml:space="preserve"> which included presentations and discussions by a small group of Catholic, Orthodox, and Protestant theologians. Participants included</w:t>
      </w:r>
      <w:r w:rsidR="002378B3">
        <w:rPr>
          <w:rFonts w:ascii="Times New Roman" w:hAnsi="Times New Roman" w:cs="Times New Roman"/>
        </w:rPr>
        <w:t xml:space="preserve"> </w:t>
      </w:r>
      <w:r>
        <w:rPr>
          <w:rFonts w:ascii="Times New Roman" w:hAnsi="Times New Roman" w:cs="Times New Roman"/>
        </w:rPr>
        <w:t xml:space="preserve">Bulgakov and Marc </w:t>
      </w:r>
      <w:proofErr w:type="spellStart"/>
      <w:r>
        <w:rPr>
          <w:rFonts w:ascii="Times New Roman" w:hAnsi="Times New Roman" w:cs="Times New Roman"/>
        </w:rPr>
        <w:lastRenderedPageBreak/>
        <w:t>Boegner</w:t>
      </w:r>
      <w:proofErr w:type="spellEnd"/>
      <w:r>
        <w:rPr>
          <w:rFonts w:ascii="Times New Roman" w:hAnsi="Times New Roman" w:cs="Times New Roman"/>
        </w:rPr>
        <w:t>, a leading French Protestant theologian. These meetings continued until they were forbidden by the local archdiocese, wh</w:t>
      </w:r>
      <w:r w:rsidR="009C5DFC">
        <w:rPr>
          <w:rFonts w:ascii="Times New Roman" w:hAnsi="Times New Roman" w:cs="Times New Roman"/>
        </w:rPr>
        <w:t xml:space="preserve">ich </w:t>
      </w:r>
      <w:r>
        <w:rPr>
          <w:rFonts w:ascii="Times New Roman" w:hAnsi="Times New Roman" w:cs="Times New Roman"/>
        </w:rPr>
        <w:t>followed the strict guidelines of Pope Pius X.</w:t>
      </w:r>
      <w:r>
        <w:rPr>
          <w:rStyle w:val="FootnoteReference"/>
          <w:rFonts w:ascii="Times New Roman" w:hAnsi="Times New Roman" w:cs="Times New Roman"/>
        </w:rPr>
        <w:footnoteReference w:id="68"/>
      </w:r>
      <w:r w:rsidR="00393E18">
        <w:rPr>
          <w:rFonts w:ascii="Times New Roman" w:hAnsi="Times New Roman" w:cs="Times New Roman"/>
        </w:rPr>
        <w:t xml:space="preserve"> </w:t>
      </w:r>
      <w:r w:rsidRPr="00AF39C2">
        <w:rPr>
          <w:rFonts w:ascii="Times New Roman" w:eastAsia="Times New Roman" w:hAnsi="Times New Roman" w:cs="Times New Roman"/>
          <w:color w:val="000000" w:themeColor="text1"/>
        </w:rPr>
        <w:t>Berdyaev</w:t>
      </w:r>
      <w:r>
        <w:rPr>
          <w:rFonts w:ascii="Times New Roman" w:eastAsia="Times New Roman" w:hAnsi="Times New Roman" w:cs="Times New Roman"/>
          <w:color w:val="000000" w:themeColor="text1"/>
        </w:rPr>
        <w:t xml:space="preserve"> was an aristocrat by birth but adopted Marxist views as a young man</w:t>
      </w:r>
      <w:r w:rsidR="000573DF">
        <w:rPr>
          <w:rFonts w:ascii="Times New Roman" w:eastAsia="Times New Roman" w:hAnsi="Times New Roman" w:cs="Times New Roman"/>
          <w:color w:val="000000" w:themeColor="text1"/>
        </w:rPr>
        <w:t xml:space="preserve"> before his intellectual journey in search of freedom led him to Orthodox Christianity and a distinct career as a philosopher</w:t>
      </w:r>
      <w:r>
        <w:rPr>
          <w:rFonts w:ascii="Times New Roman" w:eastAsia="Times New Roman" w:hAnsi="Times New Roman" w:cs="Times New Roman"/>
          <w:color w:val="000000" w:themeColor="text1"/>
        </w:rPr>
        <w:t>. His wife Lydia was a revolutionary as a young woman and participated in the events of 1905</w:t>
      </w:r>
      <w:r w:rsidR="001118C9">
        <w:rPr>
          <w:rFonts w:ascii="Times New Roman" w:eastAsia="Times New Roman" w:hAnsi="Times New Roman" w:cs="Times New Roman"/>
          <w:color w:val="000000" w:themeColor="text1"/>
        </w:rPr>
        <w:t>; l</w:t>
      </w:r>
      <w:r>
        <w:rPr>
          <w:rFonts w:ascii="Times New Roman" w:eastAsia="Times New Roman" w:hAnsi="Times New Roman" w:cs="Times New Roman"/>
          <w:color w:val="000000" w:themeColor="text1"/>
        </w:rPr>
        <w:t>ater she became a devout Roman Catholic. Lydia’s mother also lived with them.</w:t>
      </w:r>
      <w:r w:rsidR="00C96EC1">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Margaret </w:t>
      </w:r>
      <w:r w:rsidR="00C96EC1">
        <w:rPr>
          <w:rFonts w:ascii="Times New Roman" w:eastAsia="Times New Roman" w:hAnsi="Times New Roman" w:cs="Times New Roman"/>
          <w:color w:val="000000" w:themeColor="text1"/>
        </w:rPr>
        <w:t xml:space="preserve">Anderson </w:t>
      </w:r>
      <w:r>
        <w:rPr>
          <w:rFonts w:ascii="Times New Roman" w:eastAsia="Times New Roman" w:hAnsi="Times New Roman" w:cs="Times New Roman"/>
          <w:color w:val="000000" w:themeColor="text1"/>
        </w:rPr>
        <w:t>and</w:t>
      </w:r>
      <w:r w:rsidR="001118C9">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Eugenie Rapp</w:t>
      </w:r>
      <w:r w:rsidR="001118C9">
        <w:rPr>
          <w:rFonts w:ascii="Times New Roman" w:eastAsia="Times New Roman" w:hAnsi="Times New Roman" w:cs="Times New Roman"/>
          <w:color w:val="000000" w:themeColor="text1"/>
        </w:rPr>
        <w:t xml:space="preserve">, Berdyaev’s sister-in-law, </w:t>
      </w:r>
      <w:r>
        <w:rPr>
          <w:rFonts w:ascii="Times New Roman" w:eastAsia="Times New Roman" w:hAnsi="Times New Roman" w:cs="Times New Roman"/>
          <w:color w:val="000000" w:themeColor="text1"/>
        </w:rPr>
        <w:t>developed a close friendship.</w:t>
      </w:r>
      <w:r>
        <w:rPr>
          <w:rStyle w:val="FootnoteReference"/>
          <w:rFonts w:ascii="Times New Roman" w:eastAsia="Times New Roman" w:hAnsi="Times New Roman" w:cs="Times New Roman"/>
          <w:color w:val="000000" w:themeColor="text1"/>
        </w:rPr>
        <w:footnoteReference w:id="69"/>
      </w:r>
      <w:r>
        <w:rPr>
          <w:rFonts w:ascii="Times New Roman" w:eastAsia="Times New Roman" w:hAnsi="Times New Roman" w:cs="Times New Roman"/>
          <w:color w:val="000000" w:themeColor="text1"/>
        </w:rPr>
        <w:t xml:space="preserve"> </w:t>
      </w:r>
      <w:r>
        <w:rPr>
          <w:rFonts w:ascii="Times New Roman" w:hAnsi="Times New Roman" w:cs="Times New Roman"/>
        </w:rPr>
        <w:t xml:space="preserve">Berdyaev became a well-known author in the English-speaking world after Anderson introduced him to a representative of </w:t>
      </w:r>
      <w:proofErr w:type="spellStart"/>
      <w:r>
        <w:rPr>
          <w:rFonts w:ascii="Times New Roman" w:hAnsi="Times New Roman" w:cs="Times New Roman"/>
        </w:rPr>
        <w:t>Sheed</w:t>
      </w:r>
      <w:proofErr w:type="spellEnd"/>
      <w:r>
        <w:rPr>
          <w:rFonts w:ascii="Times New Roman" w:hAnsi="Times New Roman" w:cs="Times New Roman"/>
        </w:rPr>
        <w:t xml:space="preserve"> and Ward, the English Catholic publishing house. This firm published his book </w:t>
      </w:r>
      <w:r w:rsidRPr="00202752">
        <w:rPr>
          <w:rFonts w:ascii="Times New Roman" w:hAnsi="Times New Roman" w:cs="Times New Roman"/>
          <w:i/>
          <w:iCs/>
        </w:rPr>
        <w:t>The Russian Revolution,</w:t>
      </w:r>
      <w:r>
        <w:rPr>
          <w:rFonts w:ascii="Times New Roman" w:hAnsi="Times New Roman" w:cs="Times New Roman"/>
        </w:rPr>
        <w:t xml:space="preserve"> and his reputation grew.</w:t>
      </w:r>
      <w:r>
        <w:rPr>
          <w:rStyle w:val="FootnoteReference"/>
          <w:rFonts w:ascii="Times New Roman" w:hAnsi="Times New Roman" w:cs="Times New Roman"/>
        </w:rPr>
        <w:footnoteReference w:id="70"/>
      </w:r>
      <w:r w:rsidR="002F349C">
        <w:rPr>
          <w:rFonts w:ascii="Times New Roman" w:hAnsi="Times New Roman" w:cs="Times New Roman"/>
        </w:rPr>
        <w:t xml:space="preserve"> In addition to Put’, the YMCA Press published </w:t>
      </w:r>
      <w:proofErr w:type="spellStart"/>
      <w:r w:rsidR="002F349C" w:rsidRPr="00AF4C42">
        <w:rPr>
          <w:rFonts w:ascii="Times New Roman" w:hAnsi="Times New Roman"/>
          <w:i/>
        </w:rPr>
        <w:t>Novyi</w:t>
      </w:r>
      <w:proofErr w:type="spellEnd"/>
      <w:r w:rsidR="002F349C" w:rsidRPr="00AF4C42">
        <w:rPr>
          <w:rFonts w:ascii="Times New Roman" w:hAnsi="Times New Roman"/>
          <w:i/>
        </w:rPr>
        <w:t xml:space="preserve"> grad (The New City) </w:t>
      </w:r>
      <w:r w:rsidR="002F349C" w:rsidRPr="00AF4C42">
        <w:rPr>
          <w:rFonts w:ascii="Times New Roman" w:hAnsi="Times New Roman"/>
        </w:rPr>
        <w:t>(1934</w:t>
      </w:r>
      <w:r w:rsidR="00066255">
        <w:rPr>
          <w:rFonts w:ascii="Times New Roman" w:hAnsi="Times New Roman"/>
        </w:rPr>
        <w:t>–</w:t>
      </w:r>
      <w:r w:rsidR="002F349C" w:rsidRPr="00AF4C42">
        <w:rPr>
          <w:rFonts w:ascii="Times New Roman" w:hAnsi="Times New Roman"/>
        </w:rPr>
        <w:t>1939)</w:t>
      </w:r>
      <w:r w:rsidR="002F349C">
        <w:rPr>
          <w:rFonts w:ascii="Times New Roman" w:hAnsi="Times New Roman"/>
        </w:rPr>
        <w:t xml:space="preserve"> </w:t>
      </w:r>
      <w:r w:rsidR="002F349C" w:rsidRPr="00AF4C42">
        <w:rPr>
          <w:rFonts w:ascii="Times New Roman" w:hAnsi="Times New Roman"/>
        </w:rPr>
        <w:t xml:space="preserve">and </w:t>
      </w:r>
      <w:proofErr w:type="spellStart"/>
      <w:r w:rsidR="002F349C" w:rsidRPr="00AF4C42">
        <w:rPr>
          <w:rFonts w:ascii="Times New Roman" w:hAnsi="Times New Roman"/>
          <w:i/>
        </w:rPr>
        <w:t>Pravoslavnaia</w:t>
      </w:r>
      <w:proofErr w:type="spellEnd"/>
      <w:r w:rsidR="002F349C" w:rsidRPr="00AF4C42">
        <w:rPr>
          <w:rFonts w:ascii="Times New Roman" w:hAnsi="Times New Roman"/>
          <w:i/>
        </w:rPr>
        <w:t xml:space="preserve"> </w:t>
      </w:r>
      <w:proofErr w:type="spellStart"/>
      <w:r w:rsidR="002F349C" w:rsidRPr="00AF4C42">
        <w:rPr>
          <w:rFonts w:ascii="Times New Roman" w:hAnsi="Times New Roman"/>
          <w:i/>
        </w:rPr>
        <w:t>mysl</w:t>
      </w:r>
      <w:proofErr w:type="spellEnd"/>
      <w:r w:rsidR="002F349C" w:rsidRPr="00AF4C42">
        <w:rPr>
          <w:rFonts w:ascii="Times New Roman" w:hAnsi="Times New Roman"/>
          <w:i/>
        </w:rPr>
        <w:t>’ (Orthodox Thought)</w:t>
      </w:r>
      <w:r w:rsidR="002F349C" w:rsidRPr="00AF4C42">
        <w:rPr>
          <w:rFonts w:ascii="Times New Roman" w:hAnsi="Times New Roman"/>
        </w:rPr>
        <w:t xml:space="preserve"> (1928</w:t>
      </w:r>
      <w:r w:rsidR="00066255">
        <w:rPr>
          <w:rFonts w:ascii="Times New Roman" w:hAnsi="Times New Roman"/>
        </w:rPr>
        <w:t>–</w:t>
      </w:r>
      <w:r w:rsidR="002F349C" w:rsidRPr="00AF4C42">
        <w:rPr>
          <w:rFonts w:ascii="Times New Roman" w:hAnsi="Times New Roman"/>
        </w:rPr>
        <w:t>1954).</w:t>
      </w:r>
      <w:r w:rsidR="002F349C">
        <w:rPr>
          <w:rFonts w:ascii="Times New Roman" w:hAnsi="Times New Roman"/>
        </w:rPr>
        <w:t xml:space="preserve"> </w:t>
      </w:r>
      <w:proofErr w:type="spellStart"/>
      <w:r w:rsidR="002F349C" w:rsidRPr="00AF4C42">
        <w:rPr>
          <w:rFonts w:ascii="Times New Roman" w:hAnsi="Times New Roman"/>
          <w:i/>
        </w:rPr>
        <w:t>Novyi</w:t>
      </w:r>
      <w:proofErr w:type="spellEnd"/>
      <w:r w:rsidR="002F349C" w:rsidRPr="00AF4C42">
        <w:rPr>
          <w:rFonts w:ascii="Times New Roman" w:hAnsi="Times New Roman"/>
          <w:i/>
        </w:rPr>
        <w:t xml:space="preserve"> grad</w:t>
      </w:r>
      <w:r w:rsidR="00073DB0">
        <w:rPr>
          <w:rFonts w:ascii="Times New Roman" w:hAnsi="Times New Roman"/>
        </w:rPr>
        <w:t xml:space="preserve">, </w:t>
      </w:r>
      <w:r w:rsidR="00073DB0" w:rsidRPr="00AF4C42">
        <w:rPr>
          <w:rFonts w:ascii="Times New Roman" w:hAnsi="Times New Roman"/>
        </w:rPr>
        <w:t xml:space="preserve">edited by G. P. </w:t>
      </w:r>
      <w:proofErr w:type="spellStart"/>
      <w:r w:rsidR="00073DB0" w:rsidRPr="00AF4C42">
        <w:rPr>
          <w:rFonts w:ascii="Times New Roman" w:hAnsi="Times New Roman"/>
        </w:rPr>
        <w:t>Fedotov</w:t>
      </w:r>
      <w:proofErr w:type="spellEnd"/>
      <w:r w:rsidR="00073DB0">
        <w:rPr>
          <w:rFonts w:ascii="Times New Roman" w:hAnsi="Times New Roman"/>
        </w:rPr>
        <w:t xml:space="preserve">, </w:t>
      </w:r>
      <w:r w:rsidR="002F349C" w:rsidRPr="00AF4C42">
        <w:rPr>
          <w:rFonts w:ascii="Times New Roman" w:hAnsi="Times New Roman"/>
        </w:rPr>
        <w:t xml:space="preserve">had more social-political content than </w:t>
      </w:r>
      <w:r w:rsidR="002F349C" w:rsidRPr="00AF4C42">
        <w:rPr>
          <w:rFonts w:ascii="Times New Roman" w:hAnsi="Times New Roman"/>
          <w:i/>
        </w:rPr>
        <w:t>Put’</w:t>
      </w:r>
      <w:r w:rsidR="002F349C" w:rsidRPr="00AF4C42">
        <w:rPr>
          <w:rFonts w:ascii="Times New Roman" w:hAnsi="Times New Roman"/>
        </w:rPr>
        <w:t>.</w:t>
      </w:r>
      <w:r w:rsidR="002F349C">
        <w:rPr>
          <w:rFonts w:ascii="Times New Roman" w:hAnsi="Times New Roman"/>
        </w:rPr>
        <w:t xml:space="preserve"> </w:t>
      </w:r>
      <w:proofErr w:type="spellStart"/>
      <w:r w:rsidR="002F349C" w:rsidRPr="00AF4C42">
        <w:rPr>
          <w:rFonts w:ascii="Times New Roman" w:hAnsi="Times New Roman"/>
          <w:i/>
        </w:rPr>
        <w:t>Pravoslavnaia</w:t>
      </w:r>
      <w:proofErr w:type="spellEnd"/>
      <w:r w:rsidR="002F349C" w:rsidRPr="00AF4C42">
        <w:rPr>
          <w:rFonts w:ascii="Times New Roman" w:hAnsi="Times New Roman"/>
          <w:i/>
        </w:rPr>
        <w:t xml:space="preserve"> </w:t>
      </w:r>
      <w:proofErr w:type="spellStart"/>
      <w:r w:rsidR="002F349C" w:rsidRPr="00AF4C42">
        <w:rPr>
          <w:rFonts w:ascii="Times New Roman" w:hAnsi="Times New Roman"/>
          <w:i/>
        </w:rPr>
        <w:t>mysl</w:t>
      </w:r>
      <w:proofErr w:type="spellEnd"/>
      <w:r w:rsidR="002F349C" w:rsidRPr="00AF4C42">
        <w:rPr>
          <w:rFonts w:ascii="Times New Roman" w:hAnsi="Times New Roman"/>
          <w:i/>
        </w:rPr>
        <w:t>’</w:t>
      </w:r>
      <w:r w:rsidR="002F349C" w:rsidRPr="00AF4C42">
        <w:rPr>
          <w:rFonts w:ascii="Times New Roman" w:hAnsi="Times New Roman"/>
        </w:rPr>
        <w:t xml:space="preserve"> included articles written by professors at the theological institute.</w:t>
      </w:r>
      <w:r w:rsidR="002F349C">
        <w:rPr>
          <w:rStyle w:val="FootnoteReference"/>
          <w:rFonts w:ascii="Times New Roman" w:hAnsi="Times New Roman"/>
        </w:rPr>
        <w:footnoteReference w:id="71"/>
      </w:r>
    </w:p>
    <w:p w14:paraId="27E0CB56" w14:textId="01632C81" w:rsidR="00C44E92" w:rsidRDefault="00C44E92" w:rsidP="003E048D">
      <w:pPr>
        <w:spacing w:line="480" w:lineRule="auto"/>
        <w:ind w:firstLine="720"/>
        <w:contextualSpacing/>
        <w:rPr>
          <w:rFonts w:ascii="Times New Roman" w:hAnsi="Times New Roman" w:cs="Times New Roman"/>
        </w:rPr>
      </w:pPr>
      <w:r>
        <w:rPr>
          <w:rFonts w:ascii="Times New Roman" w:hAnsi="Times New Roman" w:cs="Times New Roman"/>
        </w:rPr>
        <w:t>The</w:t>
      </w:r>
      <w:r w:rsidR="00D84A34">
        <w:rPr>
          <w:rFonts w:ascii="Times New Roman" w:hAnsi="Times New Roman" w:cs="Times New Roman"/>
        </w:rPr>
        <w:t xml:space="preserve"> </w:t>
      </w:r>
      <w:r>
        <w:rPr>
          <w:rFonts w:ascii="Times New Roman" w:hAnsi="Times New Roman" w:cs="Times New Roman"/>
        </w:rPr>
        <w:t>Press published a range of works during the interwar period, but the core of its collection w</w:t>
      </w:r>
      <w:r w:rsidR="008D243F">
        <w:rPr>
          <w:rFonts w:ascii="Times New Roman" w:hAnsi="Times New Roman" w:cs="Times New Roman"/>
        </w:rPr>
        <w:t>as</w:t>
      </w:r>
      <w:r>
        <w:rPr>
          <w:rFonts w:ascii="Times New Roman" w:hAnsi="Times New Roman" w:cs="Times New Roman"/>
        </w:rPr>
        <w:t xml:space="preserve"> books written by the faculty of the Orthodox Theological Institute</w:t>
      </w:r>
      <w:r w:rsidR="003E048D">
        <w:rPr>
          <w:rFonts w:ascii="Times New Roman" w:hAnsi="Times New Roman" w:cs="Times New Roman"/>
        </w:rPr>
        <w:t xml:space="preserve"> of Paris </w:t>
      </w:r>
      <w:r w:rsidR="003E048D" w:rsidRPr="00A27618">
        <w:rPr>
          <w:rFonts w:ascii="Times New Roman" w:hAnsi="Times New Roman"/>
        </w:rPr>
        <w:t xml:space="preserve">(Institut de </w:t>
      </w:r>
      <w:proofErr w:type="spellStart"/>
      <w:r w:rsidR="003E048D" w:rsidRPr="00A27618">
        <w:rPr>
          <w:rFonts w:ascii="Times New Roman" w:hAnsi="Times New Roman"/>
        </w:rPr>
        <w:t>Théologie</w:t>
      </w:r>
      <w:proofErr w:type="spellEnd"/>
      <w:r w:rsidR="003E048D" w:rsidRPr="00A27618">
        <w:rPr>
          <w:rFonts w:ascii="Times New Roman" w:hAnsi="Times New Roman"/>
        </w:rPr>
        <w:t xml:space="preserve"> </w:t>
      </w:r>
      <w:proofErr w:type="spellStart"/>
      <w:r w:rsidR="003E048D" w:rsidRPr="00A27618">
        <w:rPr>
          <w:rFonts w:ascii="Times New Roman" w:hAnsi="Times New Roman"/>
        </w:rPr>
        <w:t>Orthodoxe</w:t>
      </w:r>
      <w:proofErr w:type="spellEnd"/>
      <w:r w:rsidR="003E048D" w:rsidRPr="00A27618">
        <w:rPr>
          <w:rFonts w:ascii="Times New Roman" w:hAnsi="Times New Roman"/>
        </w:rPr>
        <w:t xml:space="preserve"> de Paris)</w:t>
      </w:r>
      <w:r>
        <w:rPr>
          <w:rFonts w:ascii="Times New Roman" w:hAnsi="Times New Roman" w:cs="Times New Roman"/>
        </w:rPr>
        <w:t>, later know</w:t>
      </w:r>
      <w:r w:rsidR="0071741C">
        <w:rPr>
          <w:rFonts w:ascii="Times New Roman" w:hAnsi="Times New Roman" w:cs="Times New Roman"/>
        </w:rPr>
        <w:t>n</w:t>
      </w:r>
      <w:r>
        <w:rPr>
          <w:rFonts w:ascii="Times New Roman" w:hAnsi="Times New Roman" w:cs="Times New Roman"/>
        </w:rPr>
        <w:t xml:space="preserve"> as the St. Sergius Theological Academy.</w:t>
      </w:r>
      <w:r w:rsidR="003E048D">
        <w:rPr>
          <w:rFonts w:ascii="Times New Roman" w:hAnsi="Times New Roman" w:cs="Times New Roman"/>
        </w:rPr>
        <w:t xml:space="preserve"> </w:t>
      </w:r>
      <w:r w:rsidR="003E048D" w:rsidRPr="00A27618">
        <w:rPr>
          <w:rFonts w:ascii="Times New Roman" w:hAnsi="Times New Roman"/>
        </w:rPr>
        <w:t>On the fifteenth anniversary of the school in 1940</w:t>
      </w:r>
      <w:r w:rsidR="008D243F">
        <w:rPr>
          <w:rFonts w:ascii="Times New Roman" w:hAnsi="Times New Roman"/>
        </w:rPr>
        <w:t>,</w:t>
      </w:r>
      <w:r w:rsidR="00A53F1D">
        <w:rPr>
          <w:rFonts w:ascii="Times New Roman" w:hAnsi="Times New Roman"/>
        </w:rPr>
        <w:t xml:space="preserve"> </w:t>
      </w:r>
      <w:proofErr w:type="spellStart"/>
      <w:r w:rsidR="003E048D" w:rsidRPr="00A27618">
        <w:rPr>
          <w:rFonts w:ascii="Times New Roman" w:hAnsi="Times New Roman"/>
        </w:rPr>
        <w:t>Evlog</w:t>
      </w:r>
      <w:r w:rsidR="00517CC8">
        <w:rPr>
          <w:rFonts w:ascii="Times New Roman" w:hAnsi="Times New Roman"/>
        </w:rPr>
        <w:t>ii</w:t>
      </w:r>
      <w:proofErr w:type="spellEnd"/>
      <w:r w:rsidR="00517CC8">
        <w:rPr>
          <w:rFonts w:ascii="Times New Roman" w:hAnsi="Times New Roman"/>
        </w:rPr>
        <w:t xml:space="preserve"> </w:t>
      </w:r>
      <w:r w:rsidR="003E048D" w:rsidRPr="00A27618">
        <w:rPr>
          <w:rFonts w:ascii="Times New Roman" w:hAnsi="Times New Roman"/>
        </w:rPr>
        <w:t>formally changed the Russian (not the official French) title to St. Sergius Theological Academy.</w:t>
      </w:r>
      <w:r w:rsidR="003E048D">
        <w:rPr>
          <w:rStyle w:val="FootnoteReference"/>
          <w:rFonts w:ascii="Times New Roman" w:hAnsi="Times New Roman"/>
        </w:rPr>
        <w:footnoteReference w:id="72"/>
      </w:r>
      <w:r w:rsidR="003E048D">
        <w:rPr>
          <w:rFonts w:ascii="Times New Roman" w:hAnsi="Times New Roman" w:cs="Times New Roman"/>
        </w:rPr>
        <w:t xml:space="preserve"> </w:t>
      </w:r>
      <w:r>
        <w:rPr>
          <w:rFonts w:ascii="Times New Roman" w:hAnsi="Times New Roman" w:cs="Times New Roman"/>
        </w:rPr>
        <w:t xml:space="preserve">Anderson described this project as </w:t>
      </w:r>
      <w:r>
        <w:rPr>
          <w:rFonts w:ascii="Times New Roman" w:hAnsi="Times New Roman" w:cs="Times New Roman"/>
        </w:rPr>
        <w:lastRenderedPageBreak/>
        <w:t>“one of our greatest contributions to Russian religious culture.”</w:t>
      </w:r>
      <w:r>
        <w:rPr>
          <w:rStyle w:val="FootnoteReference"/>
          <w:rFonts w:ascii="Times New Roman" w:hAnsi="Times New Roman" w:cs="Times New Roman"/>
        </w:rPr>
        <w:footnoteReference w:id="73"/>
      </w:r>
      <w:r>
        <w:rPr>
          <w:rFonts w:ascii="Times New Roman" w:hAnsi="Times New Roman" w:cs="Times New Roman"/>
        </w:rPr>
        <w:t xml:space="preserve"> These books provided a theological foundation for a new era of</w:t>
      </w:r>
      <w:r w:rsidR="00DA3538">
        <w:rPr>
          <w:rFonts w:ascii="Times New Roman" w:hAnsi="Times New Roman" w:cs="Times New Roman"/>
        </w:rPr>
        <w:t xml:space="preserve"> </w:t>
      </w:r>
      <w:r>
        <w:rPr>
          <w:rFonts w:ascii="Times New Roman" w:hAnsi="Times New Roman" w:cs="Times New Roman"/>
        </w:rPr>
        <w:t>Orthodox believers after the closure of theological educational institutions in Soviet Russia.</w:t>
      </w:r>
      <w:r>
        <w:rPr>
          <w:rStyle w:val="FootnoteReference"/>
          <w:rFonts w:ascii="Times New Roman" w:hAnsi="Times New Roman" w:cs="Times New Roman"/>
        </w:rPr>
        <w:footnoteReference w:id="74"/>
      </w:r>
      <w:r>
        <w:rPr>
          <w:rFonts w:ascii="Times New Roman" w:hAnsi="Times New Roman" w:cs="Times New Roman"/>
        </w:rPr>
        <w:t xml:space="preserve"> The first textbook published by the press was Georges </w:t>
      </w:r>
      <w:proofErr w:type="spellStart"/>
      <w:r>
        <w:rPr>
          <w:rFonts w:ascii="Times New Roman" w:hAnsi="Times New Roman" w:cs="Times New Roman"/>
        </w:rPr>
        <w:t>Florovsky’s</w:t>
      </w:r>
      <w:proofErr w:type="spellEnd"/>
      <w:r>
        <w:rPr>
          <w:rFonts w:ascii="Times New Roman" w:hAnsi="Times New Roman" w:cs="Times New Roman"/>
        </w:rPr>
        <w:t xml:space="preserve"> </w:t>
      </w:r>
      <w:r w:rsidRPr="0081313B">
        <w:rPr>
          <w:rFonts w:ascii="Times New Roman" w:hAnsi="Times New Roman" w:cs="Times New Roman"/>
          <w:i/>
          <w:iCs/>
        </w:rPr>
        <w:t>Fathers of the Fourth Century,</w:t>
      </w:r>
      <w:r>
        <w:rPr>
          <w:rFonts w:ascii="Times New Roman" w:hAnsi="Times New Roman" w:cs="Times New Roman"/>
        </w:rPr>
        <w:t xml:space="preserve"> followed by his</w:t>
      </w:r>
      <w:r w:rsidR="00CE7D0D">
        <w:rPr>
          <w:rFonts w:ascii="Times New Roman" w:hAnsi="Times New Roman" w:cs="Times New Roman"/>
        </w:rPr>
        <w:t xml:space="preserve"> book </w:t>
      </w:r>
      <w:r w:rsidRPr="0081313B">
        <w:rPr>
          <w:rFonts w:ascii="Times New Roman" w:hAnsi="Times New Roman" w:cs="Times New Roman"/>
          <w:i/>
          <w:iCs/>
        </w:rPr>
        <w:t>Byzantine Fathers.</w:t>
      </w:r>
      <w:r>
        <w:rPr>
          <w:rFonts w:ascii="Times New Roman" w:hAnsi="Times New Roman" w:cs="Times New Roman"/>
        </w:rPr>
        <w:t xml:space="preserve"> Other members of the talented faculty continued this trend. In addition, authors from around the Orthodox world submitted manuscripts for consideration. Theology was a primary subject, along with philosophy, memoirs, novels, and children’s works.</w:t>
      </w:r>
      <w:r>
        <w:rPr>
          <w:rStyle w:val="FootnoteReference"/>
          <w:rFonts w:ascii="Times New Roman" w:hAnsi="Times New Roman" w:cs="Times New Roman"/>
        </w:rPr>
        <w:footnoteReference w:id="75"/>
      </w:r>
      <w:r>
        <w:rPr>
          <w:rFonts w:ascii="Times New Roman" w:hAnsi="Times New Roman" w:cs="Times New Roman"/>
        </w:rPr>
        <w:t xml:space="preserve"> These faculty members made</w:t>
      </w:r>
      <w:r w:rsidR="00CE7D0D">
        <w:rPr>
          <w:rFonts w:ascii="Times New Roman" w:hAnsi="Times New Roman" w:cs="Times New Roman"/>
        </w:rPr>
        <w:t xml:space="preserve"> </w:t>
      </w:r>
      <w:r>
        <w:rPr>
          <w:rFonts w:ascii="Times New Roman" w:hAnsi="Times New Roman" w:cs="Times New Roman"/>
        </w:rPr>
        <w:t>significant contribution</w:t>
      </w:r>
      <w:r w:rsidR="00CE7D0D">
        <w:rPr>
          <w:rFonts w:ascii="Times New Roman" w:hAnsi="Times New Roman" w:cs="Times New Roman"/>
        </w:rPr>
        <w:t>s</w:t>
      </w:r>
      <w:r>
        <w:rPr>
          <w:rFonts w:ascii="Times New Roman" w:hAnsi="Times New Roman" w:cs="Times New Roman"/>
        </w:rPr>
        <w:t xml:space="preserve"> to the institute:</w:t>
      </w:r>
      <w:r w:rsidR="00C96EC1">
        <w:rPr>
          <w:rFonts w:ascii="Times New Roman" w:hAnsi="Times New Roman" w:cs="Times New Roman"/>
        </w:rPr>
        <w:t xml:space="preserve"> </w:t>
      </w:r>
      <w:r w:rsidRPr="0041127C">
        <w:rPr>
          <w:rFonts w:ascii="Times New Roman" w:hAnsi="Times New Roman" w:cs="Times New Roman"/>
        </w:rPr>
        <w:t>Nikola</w:t>
      </w:r>
      <w:r w:rsidR="000851EF">
        <w:rPr>
          <w:rFonts w:ascii="Times New Roman" w:hAnsi="Times New Roman" w:cs="Times New Roman"/>
        </w:rPr>
        <w:t xml:space="preserve">y </w:t>
      </w:r>
      <w:proofErr w:type="spellStart"/>
      <w:r>
        <w:rPr>
          <w:rFonts w:ascii="Times New Roman" w:hAnsi="Times New Roman" w:cs="Times New Roman"/>
        </w:rPr>
        <w:t>A</w:t>
      </w:r>
      <w:r w:rsidRPr="0041127C">
        <w:rPr>
          <w:rFonts w:ascii="Times New Roman" w:hAnsi="Times New Roman" w:cs="Times New Roman"/>
        </w:rPr>
        <w:t>fanasiev</w:t>
      </w:r>
      <w:proofErr w:type="spellEnd"/>
      <w:r>
        <w:rPr>
          <w:rFonts w:ascii="Times New Roman" w:hAnsi="Times New Roman" w:cs="Times New Roman"/>
        </w:rPr>
        <w:t xml:space="preserve">, </w:t>
      </w:r>
      <w:r w:rsidRPr="0041127C">
        <w:rPr>
          <w:rFonts w:ascii="Times New Roman" w:hAnsi="Times New Roman" w:cs="Times New Roman"/>
        </w:rPr>
        <w:t xml:space="preserve">Sergei </w:t>
      </w:r>
      <w:proofErr w:type="spellStart"/>
      <w:r>
        <w:rPr>
          <w:rFonts w:ascii="Times New Roman" w:hAnsi="Times New Roman" w:cs="Times New Roman"/>
        </w:rPr>
        <w:t>S</w:t>
      </w:r>
      <w:r w:rsidRPr="0041127C">
        <w:rPr>
          <w:rFonts w:ascii="Times New Roman" w:hAnsi="Times New Roman" w:cs="Times New Roman"/>
        </w:rPr>
        <w:t>erge</w:t>
      </w:r>
      <w:r w:rsidR="000851EF">
        <w:rPr>
          <w:rFonts w:ascii="Times New Roman" w:hAnsi="Times New Roman" w:cs="Times New Roman"/>
        </w:rPr>
        <w:t>e</w:t>
      </w:r>
      <w:r w:rsidRPr="0041127C">
        <w:rPr>
          <w:rFonts w:ascii="Times New Roman" w:hAnsi="Times New Roman" w:cs="Times New Roman"/>
        </w:rPr>
        <w:t>vich</w:t>
      </w:r>
      <w:proofErr w:type="spellEnd"/>
      <w:r w:rsidRPr="0041127C">
        <w:rPr>
          <w:rFonts w:ascii="Times New Roman" w:hAnsi="Times New Roman" w:cs="Times New Roman"/>
        </w:rPr>
        <w:t xml:space="preserve"> </w:t>
      </w:r>
      <w:proofErr w:type="spellStart"/>
      <w:r>
        <w:rPr>
          <w:rFonts w:ascii="Times New Roman" w:hAnsi="Times New Roman" w:cs="Times New Roman"/>
        </w:rPr>
        <w:t>B</w:t>
      </w:r>
      <w:r w:rsidRPr="0041127C">
        <w:rPr>
          <w:rFonts w:ascii="Times New Roman" w:hAnsi="Times New Roman" w:cs="Times New Roman"/>
        </w:rPr>
        <w:t>ezo</w:t>
      </w:r>
      <w:r>
        <w:rPr>
          <w:rFonts w:ascii="Times New Roman" w:hAnsi="Times New Roman" w:cs="Times New Roman"/>
        </w:rPr>
        <w:t>brazov</w:t>
      </w:r>
      <w:proofErr w:type="spellEnd"/>
      <w:r>
        <w:rPr>
          <w:rFonts w:ascii="Times New Roman" w:hAnsi="Times New Roman" w:cs="Times New Roman"/>
        </w:rPr>
        <w:t xml:space="preserve"> (</w:t>
      </w:r>
      <w:r w:rsidRPr="0041127C">
        <w:rPr>
          <w:rFonts w:ascii="Times New Roman" w:hAnsi="Times New Roman" w:cs="Times New Roman"/>
        </w:rPr>
        <w:t xml:space="preserve">Bishop </w:t>
      </w:r>
      <w:proofErr w:type="spellStart"/>
      <w:r w:rsidR="000851EF">
        <w:rPr>
          <w:rFonts w:ascii="Times New Roman" w:hAnsi="Times New Roman" w:cs="Times New Roman"/>
        </w:rPr>
        <w:t>K</w:t>
      </w:r>
      <w:r w:rsidRPr="0041127C">
        <w:rPr>
          <w:rFonts w:ascii="Times New Roman" w:hAnsi="Times New Roman" w:cs="Times New Roman"/>
        </w:rPr>
        <w:t>assian</w:t>
      </w:r>
      <w:proofErr w:type="spellEnd"/>
      <w:r>
        <w:rPr>
          <w:rFonts w:ascii="Times New Roman" w:hAnsi="Times New Roman" w:cs="Times New Roman"/>
        </w:rPr>
        <w:t xml:space="preserve">), </w:t>
      </w:r>
      <w:r w:rsidR="000851EF">
        <w:rPr>
          <w:rFonts w:ascii="Times New Roman" w:hAnsi="Times New Roman" w:cs="Times New Roman"/>
        </w:rPr>
        <w:t xml:space="preserve">Archimandrite </w:t>
      </w:r>
      <w:r>
        <w:rPr>
          <w:rFonts w:ascii="Times New Roman" w:hAnsi="Times New Roman" w:cs="Times New Roman"/>
        </w:rPr>
        <w:t>Cy</w:t>
      </w:r>
      <w:r w:rsidRPr="0041127C">
        <w:rPr>
          <w:rFonts w:ascii="Times New Roman" w:hAnsi="Times New Roman" w:cs="Times New Roman"/>
        </w:rPr>
        <w:t xml:space="preserve">prian </w:t>
      </w:r>
      <w:r>
        <w:rPr>
          <w:rFonts w:ascii="Times New Roman" w:hAnsi="Times New Roman" w:cs="Times New Roman"/>
        </w:rPr>
        <w:t>(</w:t>
      </w:r>
      <w:r w:rsidRPr="0041127C">
        <w:rPr>
          <w:rFonts w:ascii="Times New Roman" w:hAnsi="Times New Roman" w:cs="Times New Roman"/>
        </w:rPr>
        <w:t>Kern</w:t>
      </w:r>
      <w:r>
        <w:rPr>
          <w:rFonts w:ascii="Times New Roman" w:hAnsi="Times New Roman" w:cs="Times New Roman"/>
        </w:rPr>
        <w:t xml:space="preserve">), </w:t>
      </w:r>
      <w:r w:rsidRPr="0041127C">
        <w:rPr>
          <w:rFonts w:ascii="Times New Roman" w:hAnsi="Times New Roman" w:cs="Times New Roman"/>
        </w:rPr>
        <w:t>Paul</w:t>
      </w:r>
      <w:r>
        <w:rPr>
          <w:rFonts w:ascii="Times New Roman" w:hAnsi="Times New Roman" w:cs="Times New Roman"/>
        </w:rPr>
        <w:t xml:space="preserve"> </w:t>
      </w:r>
      <w:proofErr w:type="spellStart"/>
      <w:r>
        <w:rPr>
          <w:rFonts w:ascii="Times New Roman" w:hAnsi="Times New Roman" w:cs="Times New Roman"/>
        </w:rPr>
        <w:t>Evdokimov</w:t>
      </w:r>
      <w:proofErr w:type="spellEnd"/>
      <w:r>
        <w:rPr>
          <w:rFonts w:ascii="Times New Roman" w:hAnsi="Times New Roman" w:cs="Times New Roman"/>
        </w:rPr>
        <w:t xml:space="preserve">, </w:t>
      </w:r>
      <w:r w:rsidRPr="0041127C">
        <w:rPr>
          <w:rFonts w:ascii="Times New Roman" w:hAnsi="Times New Roman" w:cs="Times New Roman"/>
        </w:rPr>
        <w:t xml:space="preserve">Anton </w:t>
      </w:r>
      <w:r>
        <w:rPr>
          <w:rFonts w:ascii="Times New Roman" w:hAnsi="Times New Roman" w:cs="Times New Roman"/>
        </w:rPr>
        <w:t>V</w:t>
      </w:r>
      <w:r w:rsidRPr="0041127C">
        <w:rPr>
          <w:rFonts w:ascii="Times New Roman" w:hAnsi="Times New Roman" w:cs="Times New Roman"/>
        </w:rPr>
        <w:t xml:space="preserve">ladimirovich </w:t>
      </w:r>
      <w:proofErr w:type="spellStart"/>
      <w:r>
        <w:rPr>
          <w:rFonts w:ascii="Times New Roman" w:hAnsi="Times New Roman" w:cs="Times New Roman"/>
        </w:rPr>
        <w:t>K</w:t>
      </w:r>
      <w:r w:rsidRPr="0041127C">
        <w:rPr>
          <w:rFonts w:ascii="Times New Roman" w:hAnsi="Times New Roman" w:cs="Times New Roman"/>
        </w:rPr>
        <w:t>artash</w:t>
      </w:r>
      <w:r>
        <w:rPr>
          <w:rFonts w:ascii="Times New Roman" w:hAnsi="Times New Roman" w:cs="Times New Roman"/>
        </w:rPr>
        <w:t>e</w:t>
      </w:r>
      <w:r w:rsidRPr="0041127C">
        <w:rPr>
          <w:rFonts w:ascii="Times New Roman" w:hAnsi="Times New Roman" w:cs="Times New Roman"/>
        </w:rPr>
        <w:t>v</w:t>
      </w:r>
      <w:proofErr w:type="spellEnd"/>
      <w:r>
        <w:rPr>
          <w:rFonts w:ascii="Times New Roman" w:hAnsi="Times New Roman" w:cs="Times New Roman"/>
        </w:rPr>
        <w:t>,</w:t>
      </w:r>
      <w:r w:rsidR="00DB714B">
        <w:rPr>
          <w:rFonts w:ascii="Times New Roman" w:hAnsi="Times New Roman" w:cs="Times New Roman"/>
        </w:rPr>
        <w:t xml:space="preserve"> </w:t>
      </w:r>
      <w:r>
        <w:rPr>
          <w:rFonts w:ascii="Times New Roman" w:hAnsi="Times New Roman" w:cs="Times New Roman"/>
        </w:rPr>
        <w:t>Fl</w:t>
      </w:r>
      <w:r w:rsidRPr="0041127C">
        <w:rPr>
          <w:rFonts w:ascii="Times New Roman" w:hAnsi="Times New Roman" w:cs="Times New Roman"/>
        </w:rPr>
        <w:t>orovsky</w:t>
      </w:r>
      <w:r>
        <w:rPr>
          <w:rFonts w:ascii="Times New Roman" w:hAnsi="Times New Roman" w:cs="Times New Roman"/>
        </w:rPr>
        <w:t xml:space="preserve">, </w:t>
      </w:r>
      <w:proofErr w:type="spellStart"/>
      <w:r w:rsidRPr="0041127C">
        <w:rPr>
          <w:rFonts w:ascii="Times New Roman" w:hAnsi="Times New Roman" w:cs="Times New Roman"/>
        </w:rPr>
        <w:t>P</w:t>
      </w:r>
      <w:r w:rsidR="000851EF">
        <w:rPr>
          <w:rFonts w:ascii="Times New Roman" w:hAnsi="Times New Roman" w:cs="Times New Roman"/>
        </w:rPr>
        <w:t>yot</w:t>
      </w:r>
      <w:r w:rsidRPr="0041127C">
        <w:rPr>
          <w:rFonts w:ascii="Times New Roman" w:hAnsi="Times New Roman" w:cs="Times New Roman"/>
        </w:rPr>
        <w:t>r</w:t>
      </w:r>
      <w:proofErr w:type="spellEnd"/>
      <w:r w:rsidR="000851EF">
        <w:rPr>
          <w:rFonts w:ascii="Times New Roman" w:hAnsi="Times New Roman" w:cs="Times New Roman"/>
        </w:rPr>
        <w:t xml:space="preserve"> </w:t>
      </w:r>
      <w:r>
        <w:rPr>
          <w:rFonts w:ascii="Times New Roman" w:hAnsi="Times New Roman" w:cs="Times New Roman"/>
        </w:rPr>
        <w:t>K</w:t>
      </w:r>
      <w:r w:rsidRPr="0041127C">
        <w:rPr>
          <w:rFonts w:ascii="Times New Roman" w:hAnsi="Times New Roman" w:cs="Times New Roman"/>
        </w:rPr>
        <w:t>ovalevsky</w:t>
      </w:r>
      <w:r>
        <w:rPr>
          <w:rFonts w:ascii="Times New Roman" w:hAnsi="Times New Roman" w:cs="Times New Roman"/>
        </w:rPr>
        <w:t xml:space="preserve">, </w:t>
      </w:r>
      <w:r w:rsidRPr="0041127C">
        <w:rPr>
          <w:rFonts w:ascii="Times New Roman" w:hAnsi="Times New Roman" w:cs="Times New Roman"/>
        </w:rPr>
        <w:t>Mi</w:t>
      </w:r>
      <w:r>
        <w:rPr>
          <w:rFonts w:ascii="Times New Roman" w:hAnsi="Times New Roman" w:cs="Times New Roman"/>
        </w:rPr>
        <w:t>khai</w:t>
      </w:r>
      <w:r w:rsidRPr="0041127C">
        <w:rPr>
          <w:rFonts w:ascii="Times New Roman" w:hAnsi="Times New Roman" w:cs="Times New Roman"/>
        </w:rPr>
        <w:t>l Mi</w:t>
      </w:r>
      <w:r>
        <w:rPr>
          <w:rFonts w:ascii="Times New Roman" w:hAnsi="Times New Roman" w:cs="Times New Roman"/>
        </w:rPr>
        <w:t>k</w:t>
      </w:r>
      <w:r w:rsidRPr="0041127C">
        <w:rPr>
          <w:rFonts w:ascii="Times New Roman" w:hAnsi="Times New Roman" w:cs="Times New Roman"/>
        </w:rPr>
        <w:t>ha</w:t>
      </w:r>
      <w:r>
        <w:rPr>
          <w:rFonts w:ascii="Times New Roman" w:hAnsi="Times New Roman" w:cs="Times New Roman"/>
        </w:rPr>
        <w:t>ilovich</w:t>
      </w:r>
      <w:r w:rsidRPr="0041127C">
        <w:rPr>
          <w:rFonts w:ascii="Times New Roman" w:hAnsi="Times New Roman" w:cs="Times New Roman"/>
        </w:rPr>
        <w:t xml:space="preserve"> </w:t>
      </w:r>
      <w:proofErr w:type="spellStart"/>
      <w:r>
        <w:rPr>
          <w:rFonts w:ascii="Times New Roman" w:hAnsi="Times New Roman" w:cs="Times New Roman"/>
        </w:rPr>
        <w:t>Os</w:t>
      </w:r>
      <w:r w:rsidRPr="0041127C">
        <w:rPr>
          <w:rFonts w:ascii="Times New Roman" w:hAnsi="Times New Roman" w:cs="Times New Roman"/>
        </w:rPr>
        <w:t>sorgin</w:t>
      </w:r>
      <w:r>
        <w:rPr>
          <w:rFonts w:ascii="Times New Roman" w:hAnsi="Times New Roman" w:cs="Times New Roman"/>
        </w:rPr>
        <w:t>e</w:t>
      </w:r>
      <w:proofErr w:type="spellEnd"/>
      <w:r>
        <w:rPr>
          <w:rFonts w:ascii="Times New Roman" w:hAnsi="Times New Roman" w:cs="Times New Roman"/>
        </w:rPr>
        <w:t xml:space="preserve">, </w:t>
      </w:r>
      <w:r w:rsidRPr="0041127C">
        <w:rPr>
          <w:rFonts w:ascii="Times New Roman" w:hAnsi="Times New Roman" w:cs="Times New Roman"/>
        </w:rPr>
        <w:t>Lev</w:t>
      </w:r>
      <w:r w:rsidR="000851EF">
        <w:rPr>
          <w:rFonts w:ascii="Times New Roman" w:hAnsi="Times New Roman" w:cs="Times New Roman"/>
        </w:rPr>
        <w:t xml:space="preserve"> </w:t>
      </w:r>
      <w:r w:rsidRPr="0041127C">
        <w:rPr>
          <w:rFonts w:ascii="Times New Roman" w:hAnsi="Times New Roman" w:cs="Times New Roman"/>
        </w:rPr>
        <w:t>Zander</w:t>
      </w:r>
      <w:r>
        <w:rPr>
          <w:rFonts w:ascii="Times New Roman" w:hAnsi="Times New Roman" w:cs="Times New Roman"/>
        </w:rPr>
        <w:t xml:space="preserve">, and </w:t>
      </w:r>
      <w:proofErr w:type="spellStart"/>
      <w:r>
        <w:rPr>
          <w:rFonts w:ascii="Times New Roman" w:hAnsi="Times New Roman" w:cs="Times New Roman"/>
        </w:rPr>
        <w:t>Vasily</w:t>
      </w:r>
      <w:proofErr w:type="spellEnd"/>
      <w:r w:rsidR="000851EF">
        <w:rPr>
          <w:rFonts w:ascii="Times New Roman" w:hAnsi="Times New Roman" w:cs="Times New Roman"/>
        </w:rPr>
        <w:t xml:space="preserve"> </w:t>
      </w:r>
      <w:proofErr w:type="spellStart"/>
      <w:r>
        <w:rPr>
          <w:rFonts w:ascii="Times New Roman" w:hAnsi="Times New Roman" w:cs="Times New Roman"/>
        </w:rPr>
        <w:t>Zenkovsky</w:t>
      </w:r>
      <w:proofErr w:type="spellEnd"/>
      <w:r>
        <w:rPr>
          <w:rFonts w:ascii="Times New Roman" w:hAnsi="Times New Roman" w:cs="Times New Roman"/>
        </w:rPr>
        <w:t>.</w:t>
      </w:r>
      <w:r>
        <w:rPr>
          <w:rStyle w:val="FootnoteReference"/>
          <w:rFonts w:ascii="Times New Roman" w:hAnsi="Times New Roman" w:cs="Times New Roman"/>
        </w:rPr>
        <w:footnoteReference w:id="76"/>
      </w:r>
      <w:r w:rsidRPr="00CC2DD5">
        <w:rPr>
          <w:rFonts w:ascii="Times New Roman" w:hAnsi="Times New Roman" w:cs="Times New Roman"/>
        </w:rPr>
        <w:t xml:space="preserve"> </w:t>
      </w:r>
    </w:p>
    <w:p w14:paraId="7DA57C84" w14:textId="76468159" w:rsidR="00C44E92" w:rsidRPr="005C5045" w:rsidRDefault="00C44E92" w:rsidP="005C5045">
      <w:pPr>
        <w:pStyle w:val="Heading1"/>
        <w:spacing w:before="0" w:beforeAutospacing="0" w:after="0" w:afterAutospacing="0" w:line="480" w:lineRule="auto"/>
        <w:ind w:firstLine="720"/>
        <w:contextualSpacing/>
        <w:textAlignment w:val="baseline"/>
        <w:rPr>
          <w:b w:val="0"/>
          <w:bCs w:val="0"/>
          <w:sz w:val="24"/>
          <w:szCs w:val="24"/>
        </w:rPr>
      </w:pPr>
      <w:r>
        <w:rPr>
          <w:b w:val="0"/>
          <w:bCs w:val="0"/>
          <w:sz w:val="24"/>
          <w:szCs w:val="24"/>
        </w:rPr>
        <w:t>Anderson expressed deep appreciation for</w:t>
      </w:r>
      <w:r w:rsidR="00903962">
        <w:rPr>
          <w:b w:val="0"/>
          <w:bCs w:val="0"/>
          <w:sz w:val="24"/>
          <w:szCs w:val="24"/>
        </w:rPr>
        <w:t xml:space="preserve"> </w:t>
      </w:r>
      <w:proofErr w:type="spellStart"/>
      <w:r>
        <w:rPr>
          <w:b w:val="0"/>
          <w:bCs w:val="0"/>
          <w:sz w:val="24"/>
          <w:szCs w:val="24"/>
        </w:rPr>
        <w:t>Kartashev</w:t>
      </w:r>
      <w:proofErr w:type="spellEnd"/>
      <w:r>
        <w:rPr>
          <w:b w:val="0"/>
          <w:bCs w:val="0"/>
          <w:sz w:val="24"/>
          <w:szCs w:val="24"/>
        </w:rPr>
        <w:t>, who served as Assistant Procurator and then Procurator (after June 1917) of the Holy Synod during the period of the Provisional Government. Later</w:t>
      </w:r>
      <w:r w:rsidR="008D243F">
        <w:rPr>
          <w:b w:val="0"/>
          <w:bCs w:val="0"/>
          <w:sz w:val="24"/>
          <w:szCs w:val="24"/>
        </w:rPr>
        <w:t>,</w:t>
      </w:r>
      <w:r>
        <w:rPr>
          <w:b w:val="0"/>
          <w:bCs w:val="0"/>
          <w:sz w:val="24"/>
          <w:szCs w:val="24"/>
        </w:rPr>
        <w:t xml:space="preserve"> he served as </w:t>
      </w:r>
      <w:r w:rsidR="00BD2C93">
        <w:rPr>
          <w:b w:val="0"/>
          <w:bCs w:val="0"/>
          <w:sz w:val="24"/>
          <w:szCs w:val="24"/>
        </w:rPr>
        <w:t>p</w:t>
      </w:r>
      <w:r>
        <w:rPr>
          <w:b w:val="0"/>
          <w:bCs w:val="0"/>
          <w:sz w:val="24"/>
          <w:szCs w:val="24"/>
        </w:rPr>
        <w:t xml:space="preserve">rofessor of </w:t>
      </w:r>
      <w:r w:rsidR="00BD2C93">
        <w:rPr>
          <w:b w:val="0"/>
          <w:bCs w:val="0"/>
          <w:sz w:val="24"/>
          <w:szCs w:val="24"/>
        </w:rPr>
        <w:t>c</w:t>
      </w:r>
      <w:r>
        <w:rPr>
          <w:b w:val="0"/>
          <w:bCs w:val="0"/>
          <w:sz w:val="24"/>
          <w:szCs w:val="24"/>
        </w:rPr>
        <w:t xml:space="preserve">hurch </w:t>
      </w:r>
      <w:r w:rsidR="00BD2C93">
        <w:rPr>
          <w:b w:val="0"/>
          <w:bCs w:val="0"/>
          <w:sz w:val="24"/>
          <w:szCs w:val="24"/>
        </w:rPr>
        <w:t>h</w:t>
      </w:r>
      <w:r>
        <w:rPr>
          <w:b w:val="0"/>
          <w:bCs w:val="0"/>
          <w:sz w:val="24"/>
          <w:szCs w:val="24"/>
        </w:rPr>
        <w:t xml:space="preserve">istory at the theological institute in Paris. Anderson described him as “one of the wisest and most level-headed of the </w:t>
      </w:r>
      <w:r w:rsidRPr="005C5045">
        <w:rPr>
          <w:b w:val="0"/>
          <w:bCs w:val="0"/>
          <w:sz w:val="24"/>
          <w:szCs w:val="24"/>
        </w:rPr>
        <w:t>Academy staff in reaching important decisions.”</w:t>
      </w:r>
      <w:r w:rsidRPr="005C5045">
        <w:rPr>
          <w:rStyle w:val="FootnoteReference"/>
          <w:b w:val="0"/>
          <w:bCs w:val="0"/>
          <w:sz w:val="24"/>
          <w:szCs w:val="24"/>
        </w:rPr>
        <w:footnoteReference w:id="77"/>
      </w:r>
      <w:r w:rsidR="005C5045" w:rsidRPr="005C5045">
        <w:rPr>
          <w:b w:val="0"/>
          <w:bCs w:val="0"/>
          <w:sz w:val="24"/>
          <w:szCs w:val="24"/>
        </w:rPr>
        <w:t xml:space="preserve"> </w:t>
      </w:r>
      <w:r w:rsidRPr="005C5045">
        <w:rPr>
          <w:b w:val="0"/>
          <w:bCs w:val="0"/>
          <w:sz w:val="24"/>
          <w:szCs w:val="24"/>
        </w:rPr>
        <w:t xml:space="preserve">The YMCA Press also began to publish the works of literary </w:t>
      </w:r>
      <w:r w:rsidRPr="005C5045">
        <w:rPr>
          <w:b w:val="0"/>
          <w:bCs w:val="0"/>
          <w:sz w:val="24"/>
          <w:szCs w:val="24"/>
        </w:rPr>
        <w:lastRenderedPageBreak/>
        <w:t xml:space="preserve">authors, such as Alexei </w:t>
      </w:r>
      <w:proofErr w:type="spellStart"/>
      <w:r w:rsidRPr="005C5045">
        <w:rPr>
          <w:b w:val="0"/>
          <w:bCs w:val="0"/>
          <w:sz w:val="24"/>
          <w:szCs w:val="24"/>
        </w:rPr>
        <w:t>Remizoff</w:t>
      </w:r>
      <w:proofErr w:type="spellEnd"/>
      <w:r w:rsidRPr="005C5045">
        <w:rPr>
          <w:b w:val="0"/>
          <w:bCs w:val="0"/>
          <w:sz w:val="24"/>
          <w:szCs w:val="24"/>
        </w:rPr>
        <w:t>.</w:t>
      </w:r>
      <w:r w:rsidRPr="005C5045">
        <w:rPr>
          <w:rStyle w:val="FootnoteReference"/>
          <w:b w:val="0"/>
          <w:bCs w:val="0"/>
          <w:sz w:val="24"/>
          <w:szCs w:val="24"/>
        </w:rPr>
        <w:footnoteReference w:id="78"/>
      </w:r>
      <w:r w:rsidR="005C5045">
        <w:rPr>
          <w:b w:val="0"/>
          <w:bCs w:val="0"/>
          <w:sz w:val="24"/>
          <w:szCs w:val="24"/>
        </w:rPr>
        <w:t xml:space="preserve"> B</w:t>
      </w:r>
      <w:r w:rsidR="005C5045" w:rsidRPr="005C5045">
        <w:rPr>
          <w:b w:val="0"/>
          <w:bCs w:val="0"/>
          <w:sz w:val="24"/>
          <w:szCs w:val="24"/>
        </w:rPr>
        <w:t>y 1939</w:t>
      </w:r>
      <w:r w:rsidR="008D243F">
        <w:rPr>
          <w:b w:val="0"/>
          <w:bCs w:val="0"/>
          <w:sz w:val="24"/>
          <w:szCs w:val="24"/>
        </w:rPr>
        <w:t>,</w:t>
      </w:r>
      <w:r w:rsidR="00393E18">
        <w:rPr>
          <w:b w:val="0"/>
          <w:bCs w:val="0"/>
          <w:sz w:val="24"/>
          <w:szCs w:val="24"/>
        </w:rPr>
        <w:t xml:space="preserve"> </w:t>
      </w:r>
      <w:r w:rsidR="00211D05">
        <w:rPr>
          <w:b w:val="0"/>
          <w:bCs w:val="0"/>
          <w:sz w:val="24"/>
          <w:szCs w:val="24"/>
        </w:rPr>
        <w:t xml:space="preserve">the Press had </w:t>
      </w:r>
      <w:r w:rsidR="005C5045" w:rsidRPr="005C5045">
        <w:rPr>
          <w:b w:val="0"/>
          <w:bCs w:val="0"/>
          <w:sz w:val="24"/>
          <w:szCs w:val="24"/>
        </w:rPr>
        <w:t>published a total of 274 titles and gained the position as the primary publisher of philosophical and religious books in the Russian language.</w:t>
      </w:r>
      <w:r w:rsidR="005C5045">
        <w:rPr>
          <w:rStyle w:val="FootnoteReference"/>
          <w:b w:val="0"/>
          <w:bCs w:val="0"/>
          <w:sz w:val="24"/>
          <w:szCs w:val="24"/>
        </w:rPr>
        <w:footnoteReference w:id="79"/>
      </w:r>
    </w:p>
    <w:p w14:paraId="50A6D1C2" w14:textId="425F85EA" w:rsidR="00C44E92" w:rsidRDefault="00C44E92" w:rsidP="00C44E92">
      <w:pPr>
        <w:spacing w:line="480" w:lineRule="auto"/>
        <w:ind w:firstLine="720"/>
        <w:contextualSpacing/>
        <w:rPr>
          <w:rFonts w:ascii="Times New Roman" w:hAnsi="Times New Roman" w:cs="Times New Roman"/>
        </w:rPr>
      </w:pPr>
      <w:r w:rsidRPr="005C5045">
        <w:rPr>
          <w:rFonts w:ascii="Times New Roman" w:hAnsi="Times New Roman" w:cs="Times New Roman"/>
        </w:rPr>
        <w:t xml:space="preserve">Berdyaev himself stood out </w:t>
      </w:r>
      <w:r w:rsidR="00962B14">
        <w:rPr>
          <w:rFonts w:ascii="Times New Roman" w:hAnsi="Times New Roman" w:cs="Times New Roman"/>
        </w:rPr>
        <w:t xml:space="preserve">as </w:t>
      </w:r>
      <w:r w:rsidRPr="005C5045">
        <w:rPr>
          <w:rFonts w:ascii="Times New Roman" w:hAnsi="Times New Roman" w:cs="Times New Roman"/>
        </w:rPr>
        <w:t>a primary author for the early era of the YMCA Press</w:t>
      </w:r>
      <w:r w:rsidR="00211D05">
        <w:rPr>
          <w:rFonts w:ascii="Times New Roman" w:hAnsi="Times New Roman" w:cs="Times New Roman"/>
        </w:rPr>
        <w:t xml:space="preserve">, </w:t>
      </w:r>
      <w:r>
        <w:rPr>
          <w:rFonts w:ascii="Times New Roman" w:hAnsi="Times New Roman" w:cs="Times New Roman"/>
        </w:rPr>
        <w:t>edit</w:t>
      </w:r>
      <w:r w:rsidR="00211D05">
        <w:rPr>
          <w:rFonts w:ascii="Times New Roman" w:hAnsi="Times New Roman" w:cs="Times New Roman"/>
        </w:rPr>
        <w:t>ing</w:t>
      </w:r>
      <w:r w:rsidR="00E66012">
        <w:rPr>
          <w:rFonts w:ascii="Times New Roman" w:hAnsi="Times New Roman" w:cs="Times New Roman"/>
        </w:rPr>
        <w:t xml:space="preserve"> sixty-one </w:t>
      </w:r>
      <w:r>
        <w:rPr>
          <w:rFonts w:ascii="Times New Roman" w:hAnsi="Times New Roman" w:cs="Times New Roman"/>
        </w:rPr>
        <w:t xml:space="preserve">issues of </w:t>
      </w:r>
      <w:r w:rsidRPr="0000737C">
        <w:rPr>
          <w:rFonts w:ascii="Times New Roman" w:hAnsi="Times New Roman" w:cs="Times New Roman"/>
          <w:i/>
          <w:iCs/>
        </w:rPr>
        <w:t xml:space="preserve">Put’ </w:t>
      </w:r>
      <w:r>
        <w:rPr>
          <w:rFonts w:ascii="Times New Roman" w:hAnsi="Times New Roman" w:cs="Times New Roman"/>
        </w:rPr>
        <w:t>before the war.</w:t>
      </w:r>
      <w:r>
        <w:rPr>
          <w:rStyle w:val="FootnoteReference"/>
          <w:rFonts w:ascii="Times New Roman" w:hAnsi="Times New Roman" w:cs="Times New Roman"/>
        </w:rPr>
        <w:footnoteReference w:id="80"/>
      </w:r>
      <w:r>
        <w:rPr>
          <w:rFonts w:ascii="Times New Roman" w:hAnsi="Times New Roman" w:cs="Times New Roman"/>
        </w:rPr>
        <w:t xml:space="preserve"> Lenin </w:t>
      </w:r>
      <w:r w:rsidR="00903962">
        <w:rPr>
          <w:rFonts w:ascii="Times New Roman" w:hAnsi="Times New Roman" w:cs="Times New Roman"/>
        </w:rPr>
        <w:t xml:space="preserve">had </w:t>
      </w:r>
      <w:r>
        <w:rPr>
          <w:rFonts w:ascii="Times New Roman" w:hAnsi="Times New Roman" w:cs="Times New Roman"/>
        </w:rPr>
        <w:t>exiled Berdyaev and one hundred others in 1922.</w:t>
      </w:r>
      <w:r>
        <w:rPr>
          <w:rStyle w:val="FootnoteReference"/>
          <w:rFonts w:ascii="Times New Roman" w:hAnsi="Times New Roman" w:cs="Times New Roman"/>
        </w:rPr>
        <w:footnoteReference w:id="81"/>
      </w:r>
      <w:r>
        <w:rPr>
          <w:rFonts w:ascii="Times New Roman" w:hAnsi="Times New Roman" w:cs="Times New Roman"/>
        </w:rPr>
        <w:t xml:space="preserve"> Berdyaev’s works presented an Orthodox worldview with an emphasis on creativity and freedom.</w:t>
      </w:r>
      <w:r>
        <w:rPr>
          <w:rStyle w:val="FootnoteReference"/>
          <w:rFonts w:ascii="Times New Roman" w:hAnsi="Times New Roman" w:cs="Times New Roman"/>
        </w:rPr>
        <w:footnoteReference w:id="82"/>
      </w:r>
      <w:r>
        <w:rPr>
          <w:rFonts w:ascii="Times New Roman" w:hAnsi="Times New Roman" w:cs="Times New Roman"/>
        </w:rPr>
        <w:t xml:space="preserve"> Here is Anderson’s</w:t>
      </w:r>
      <w:r w:rsidR="00A848CA">
        <w:rPr>
          <w:rFonts w:ascii="Times New Roman" w:hAnsi="Times New Roman" w:cs="Times New Roman"/>
        </w:rPr>
        <w:t xml:space="preserve"> </w:t>
      </w:r>
      <w:r w:rsidR="00C43A8E">
        <w:rPr>
          <w:rFonts w:ascii="Times New Roman" w:hAnsi="Times New Roman" w:cs="Times New Roman"/>
        </w:rPr>
        <w:t xml:space="preserve">explanation </w:t>
      </w:r>
      <w:r>
        <w:rPr>
          <w:rFonts w:ascii="Times New Roman" w:hAnsi="Times New Roman" w:cs="Times New Roman"/>
        </w:rPr>
        <w:t xml:space="preserve">of Berdyaev’s fundamental approach to humans: </w:t>
      </w:r>
    </w:p>
    <w:p w14:paraId="2AC9D86B" w14:textId="77777777" w:rsidR="00C44E92" w:rsidRDefault="00C44E92" w:rsidP="00C44E92">
      <w:pPr>
        <w:ind w:left="720"/>
        <w:rPr>
          <w:rFonts w:ascii="Times New Roman" w:hAnsi="Times New Roman" w:cs="Times New Roman"/>
        </w:rPr>
      </w:pPr>
      <w:r>
        <w:rPr>
          <w:rFonts w:ascii="Times New Roman" w:hAnsi="Times New Roman" w:cs="Times New Roman"/>
        </w:rPr>
        <w:t>A</w:t>
      </w:r>
      <w:r w:rsidRPr="0000737C">
        <w:rPr>
          <w:rFonts w:ascii="Times New Roman" w:hAnsi="Times New Roman" w:cs="Times New Roman"/>
        </w:rPr>
        <w:t xml:space="preserve">ll his life he had been struggling over the place of the individual in creation, and he came to prefer </w:t>
      </w:r>
      <w:r>
        <w:rPr>
          <w:rFonts w:ascii="Times New Roman" w:hAnsi="Times New Roman" w:cs="Times New Roman"/>
        </w:rPr>
        <w:t>s</w:t>
      </w:r>
      <w:r w:rsidRPr="0000737C">
        <w:rPr>
          <w:rFonts w:ascii="Times New Roman" w:hAnsi="Times New Roman" w:cs="Times New Roman"/>
        </w:rPr>
        <w:t xml:space="preserve">peaking of the </w:t>
      </w:r>
      <w:r w:rsidRPr="00FD21F9">
        <w:rPr>
          <w:rFonts w:ascii="Times New Roman" w:hAnsi="Times New Roman" w:cs="Times New Roman"/>
          <w:i/>
          <w:iCs/>
        </w:rPr>
        <w:t>person</w:t>
      </w:r>
      <w:r w:rsidRPr="0000737C">
        <w:rPr>
          <w:rFonts w:ascii="Times New Roman" w:hAnsi="Times New Roman" w:cs="Times New Roman"/>
        </w:rPr>
        <w:t>.</w:t>
      </w:r>
      <w:r>
        <w:rPr>
          <w:rFonts w:ascii="Times New Roman" w:hAnsi="Times New Roman" w:cs="Times New Roman"/>
        </w:rPr>
        <w:t xml:space="preserve"> </w:t>
      </w:r>
      <w:r w:rsidRPr="0000737C">
        <w:rPr>
          <w:rFonts w:ascii="Times New Roman" w:hAnsi="Times New Roman" w:cs="Times New Roman"/>
        </w:rPr>
        <w:t xml:space="preserve">By </w:t>
      </w:r>
      <w:r w:rsidRPr="00FD21F9">
        <w:rPr>
          <w:rFonts w:ascii="Times New Roman" w:hAnsi="Times New Roman" w:cs="Times New Roman"/>
          <w:i/>
          <w:iCs/>
        </w:rPr>
        <w:t>person</w:t>
      </w:r>
      <w:r w:rsidRPr="0000737C">
        <w:rPr>
          <w:rFonts w:ascii="Times New Roman" w:hAnsi="Times New Roman" w:cs="Times New Roman"/>
        </w:rPr>
        <w:t xml:space="preserve"> he meant the individual enshrouded in all the attributes resulting from having relationships with things and with other persons, with happenings, with the world, and with God. Some writers have, therefore, referred to </w:t>
      </w:r>
      <w:r>
        <w:rPr>
          <w:rFonts w:ascii="Times New Roman" w:hAnsi="Times New Roman" w:cs="Times New Roman"/>
        </w:rPr>
        <w:t>B</w:t>
      </w:r>
      <w:r w:rsidRPr="0000737C">
        <w:rPr>
          <w:rFonts w:ascii="Times New Roman" w:hAnsi="Times New Roman" w:cs="Times New Roman"/>
        </w:rPr>
        <w:t>erdy</w:t>
      </w:r>
      <w:r>
        <w:rPr>
          <w:rFonts w:ascii="Times New Roman" w:hAnsi="Times New Roman" w:cs="Times New Roman"/>
        </w:rPr>
        <w:t>a</w:t>
      </w:r>
      <w:r w:rsidRPr="0000737C">
        <w:rPr>
          <w:rFonts w:ascii="Times New Roman" w:hAnsi="Times New Roman" w:cs="Times New Roman"/>
        </w:rPr>
        <w:t>ev</w:t>
      </w:r>
      <w:r>
        <w:rPr>
          <w:rFonts w:ascii="Times New Roman" w:hAnsi="Times New Roman" w:cs="Times New Roman"/>
        </w:rPr>
        <w:t>’</w:t>
      </w:r>
      <w:r w:rsidRPr="0000737C">
        <w:rPr>
          <w:rFonts w:ascii="Times New Roman" w:hAnsi="Times New Roman" w:cs="Times New Roman"/>
        </w:rPr>
        <w:t xml:space="preserve">s essential philosophy as </w:t>
      </w:r>
      <w:r>
        <w:rPr>
          <w:rFonts w:ascii="Times New Roman" w:hAnsi="Times New Roman" w:cs="Times New Roman"/>
        </w:rPr>
        <w:t>“</w:t>
      </w:r>
      <w:r w:rsidRPr="0000737C">
        <w:rPr>
          <w:rFonts w:ascii="Times New Roman" w:hAnsi="Times New Roman" w:cs="Times New Roman"/>
        </w:rPr>
        <w:t>personalism</w:t>
      </w:r>
      <w:r>
        <w:rPr>
          <w:rFonts w:ascii="Times New Roman" w:hAnsi="Times New Roman" w:cs="Times New Roman"/>
        </w:rPr>
        <w:t>.” I</w:t>
      </w:r>
      <w:r w:rsidRPr="0000737C">
        <w:rPr>
          <w:rFonts w:ascii="Times New Roman" w:hAnsi="Times New Roman" w:cs="Times New Roman"/>
        </w:rPr>
        <w:t xml:space="preserve">n all of </w:t>
      </w:r>
      <w:r>
        <w:rPr>
          <w:rFonts w:ascii="Times New Roman" w:hAnsi="Times New Roman" w:cs="Times New Roman"/>
        </w:rPr>
        <w:t xml:space="preserve">the </w:t>
      </w:r>
      <w:r w:rsidRPr="0000737C">
        <w:rPr>
          <w:rFonts w:ascii="Times New Roman" w:hAnsi="Times New Roman" w:cs="Times New Roman"/>
        </w:rPr>
        <w:t xml:space="preserve">many contacts I had with him and his family, we always felt we were dealing with one who </w:t>
      </w:r>
      <w:r>
        <w:rPr>
          <w:rFonts w:ascii="Times New Roman" w:hAnsi="Times New Roman" w:cs="Times New Roman"/>
        </w:rPr>
        <w:t>wa</w:t>
      </w:r>
      <w:r w:rsidRPr="0000737C">
        <w:rPr>
          <w:rFonts w:ascii="Times New Roman" w:hAnsi="Times New Roman" w:cs="Times New Roman"/>
        </w:rPr>
        <w:t>s not just an individual in the abstract but an essential part of God</w:t>
      </w:r>
      <w:r>
        <w:rPr>
          <w:rFonts w:ascii="Times New Roman" w:hAnsi="Times New Roman" w:cs="Times New Roman"/>
        </w:rPr>
        <w:t>’</w:t>
      </w:r>
      <w:r w:rsidRPr="0000737C">
        <w:rPr>
          <w:rFonts w:ascii="Times New Roman" w:hAnsi="Times New Roman" w:cs="Times New Roman"/>
        </w:rPr>
        <w:t>s creation.</w:t>
      </w:r>
      <w:r>
        <w:rPr>
          <w:rStyle w:val="FootnoteReference"/>
          <w:rFonts w:ascii="Times New Roman" w:hAnsi="Times New Roman" w:cs="Times New Roman"/>
        </w:rPr>
        <w:footnoteReference w:id="83"/>
      </w:r>
      <w:r>
        <w:rPr>
          <w:rFonts w:ascii="Times New Roman" w:hAnsi="Times New Roman" w:cs="Times New Roman"/>
        </w:rPr>
        <w:t xml:space="preserve"> </w:t>
      </w:r>
    </w:p>
    <w:p w14:paraId="1C804BA7" w14:textId="77777777" w:rsidR="00C44E92" w:rsidRDefault="00C44E92" w:rsidP="00C44E92">
      <w:pPr>
        <w:rPr>
          <w:rFonts w:ascii="Times New Roman" w:hAnsi="Times New Roman" w:cs="Times New Roman"/>
        </w:rPr>
      </w:pPr>
    </w:p>
    <w:p w14:paraId="00E303CA" w14:textId="7A7FF724" w:rsidR="00C44E92" w:rsidRDefault="00C44E92" w:rsidP="00352288">
      <w:pPr>
        <w:spacing w:line="480" w:lineRule="auto"/>
        <w:contextualSpacing/>
        <w:rPr>
          <w:rFonts w:ascii="Times New Roman" w:hAnsi="Times New Roman" w:cs="Times New Roman"/>
        </w:rPr>
      </w:pPr>
      <w:r>
        <w:rPr>
          <w:rFonts w:ascii="Times New Roman" w:hAnsi="Times New Roman" w:cs="Times New Roman"/>
        </w:rPr>
        <w:t xml:space="preserve">Bulgakov also stood out </w:t>
      </w:r>
      <w:r w:rsidR="00211D05">
        <w:rPr>
          <w:rFonts w:ascii="Times New Roman" w:hAnsi="Times New Roman" w:cs="Times New Roman"/>
        </w:rPr>
        <w:t xml:space="preserve">as </w:t>
      </w:r>
      <w:r>
        <w:rPr>
          <w:rFonts w:ascii="Times New Roman" w:hAnsi="Times New Roman" w:cs="Times New Roman"/>
        </w:rPr>
        <w:t>a primary author for the early era of the YMCA Press.</w:t>
      </w:r>
      <w:r>
        <w:rPr>
          <w:rStyle w:val="FootnoteReference"/>
          <w:rFonts w:ascii="Times New Roman" w:hAnsi="Times New Roman" w:cs="Times New Roman"/>
        </w:rPr>
        <w:footnoteReference w:id="84"/>
      </w:r>
      <w:r>
        <w:rPr>
          <w:rFonts w:ascii="Times New Roman" w:hAnsi="Times New Roman" w:cs="Times New Roman"/>
        </w:rPr>
        <w:t xml:space="preserve"> Anderson recognized his intellectual and political significance and the role he played in the emigration: “T</w:t>
      </w:r>
      <w:r w:rsidRPr="00FD21F9">
        <w:rPr>
          <w:rFonts w:ascii="Times New Roman" w:hAnsi="Times New Roman" w:cs="Times New Roman"/>
        </w:rPr>
        <w:t xml:space="preserve">he combination of his remarkable intellectual and spiritual gifts with his completely Russian attachment to </w:t>
      </w:r>
      <w:r>
        <w:rPr>
          <w:rFonts w:ascii="Times New Roman" w:hAnsi="Times New Roman" w:cs="Times New Roman"/>
        </w:rPr>
        <w:t>C</w:t>
      </w:r>
      <w:r w:rsidRPr="00FD21F9">
        <w:rPr>
          <w:rFonts w:ascii="Times New Roman" w:hAnsi="Times New Roman" w:cs="Times New Roman"/>
        </w:rPr>
        <w:t xml:space="preserve">hurch and people made him a natural leader among people of the Russian </w:t>
      </w:r>
      <w:r w:rsidRPr="00FD21F9">
        <w:rPr>
          <w:rFonts w:ascii="Times New Roman" w:hAnsi="Times New Roman" w:cs="Times New Roman"/>
        </w:rPr>
        <w:lastRenderedPageBreak/>
        <w:t xml:space="preserve">religious renaissance </w:t>
      </w:r>
      <w:r>
        <w:rPr>
          <w:rFonts w:ascii="Times New Roman" w:hAnsi="Times New Roman" w:cs="Times New Roman"/>
        </w:rPr>
        <w:t xml:space="preserve">in </w:t>
      </w:r>
      <w:r w:rsidRPr="00FD21F9">
        <w:rPr>
          <w:rFonts w:ascii="Times New Roman" w:hAnsi="Times New Roman" w:cs="Times New Roman"/>
        </w:rPr>
        <w:t xml:space="preserve">Paris, and in the West, generally. He was the </w:t>
      </w:r>
      <w:r>
        <w:rPr>
          <w:rFonts w:ascii="Times New Roman" w:hAnsi="Times New Roman" w:cs="Times New Roman"/>
        </w:rPr>
        <w:t>F</w:t>
      </w:r>
      <w:r w:rsidRPr="00FD21F9">
        <w:rPr>
          <w:rFonts w:ascii="Times New Roman" w:hAnsi="Times New Roman" w:cs="Times New Roman"/>
        </w:rPr>
        <w:t xml:space="preserve">ather </w:t>
      </w:r>
      <w:r>
        <w:rPr>
          <w:rFonts w:ascii="Times New Roman" w:hAnsi="Times New Roman" w:cs="Times New Roman"/>
        </w:rPr>
        <w:t>C</w:t>
      </w:r>
      <w:r w:rsidRPr="00FD21F9">
        <w:rPr>
          <w:rFonts w:ascii="Times New Roman" w:hAnsi="Times New Roman" w:cs="Times New Roman"/>
        </w:rPr>
        <w:t>onfessor for many.</w:t>
      </w:r>
      <w:r>
        <w:rPr>
          <w:rFonts w:ascii="Times New Roman" w:hAnsi="Times New Roman" w:cs="Times New Roman"/>
        </w:rPr>
        <w:t>”</w:t>
      </w:r>
      <w:r>
        <w:rPr>
          <w:rStyle w:val="FootnoteReference"/>
          <w:rFonts w:ascii="Times New Roman" w:hAnsi="Times New Roman" w:cs="Times New Roman"/>
        </w:rPr>
        <w:footnoteReference w:id="85"/>
      </w:r>
      <w:r>
        <w:rPr>
          <w:rFonts w:ascii="Times New Roman" w:hAnsi="Times New Roman" w:cs="Times New Roman"/>
        </w:rPr>
        <w:t xml:space="preserve"> Anderson worked with Bulgakov within the context of publishing his works with the YMCA Press and within the ecumenical movement. Bulgakov actively participated in the Anglo-Russian student conferences and the Anglican-Orthodox partnerships which followed. Anderson explained, </w:t>
      </w:r>
    </w:p>
    <w:p w14:paraId="2014FFC0" w14:textId="77777777" w:rsidR="00C44E92" w:rsidRDefault="00C44E92" w:rsidP="00C44E92">
      <w:pPr>
        <w:ind w:left="720"/>
        <w:contextualSpacing/>
        <w:rPr>
          <w:rFonts w:ascii="Times New Roman" w:hAnsi="Times New Roman" w:cs="Times New Roman"/>
        </w:rPr>
      </w:pPr>
      <w:r w:rsidRPr="00D80C05">
        <w:rPr>
          <w:rFonts w:ascii="Times New Roman" w:hAnsi="Times New Roman" w:cs="Times New Roman"/>
        </w:rPr>
        <w:t xml:space="preserve">At first he was quite stiff in his position, adhering strictly to the traditional </w:t>
      </w:r>
      <w:r>
        <w:rPr>
          <w:rFonts w:ascii="Times New Roman" w:hAnsi="Times New Roman" w:cs="Times New Roman"/>
        </w:rPr>
        <w:t>O</w:t>
      </w:r>
      <w:r w:rsidRPr="00D80C05">
        <w:rPr>
          <w:rFonts w:ascii="Times New Roman" w:hAnsi="Times New Roman" w:cs="Times New Roman"/>
        </w:rPr>
        <w:t>rthodox claims to uniqueness and superiority, b</w:t>
      </w:r>
      <w:r>
        <w:rPr>
          <w:rFonts w:ascii="Times New Roman" w:hAnsi="Times New Roman" w:cs="Times New Roman"/>
        </w:rPr>
        <w:t xml:space="preserve">ut </w:t>
      </w:r>
      <w:r w:rsidRPr="00D80C05">
        <w:rPr>
          <w:rFonts w:ascii="Times New Roman" w:hAnsi="Times New Roman" w:cs="Times New Roman"/>
        </w:rPr>
        <w:t>in these meetings he came to realize and appreciate the authentic quality of Anglican personal and congregational piety and to lend his voice in favor of the movement towards sacramental unity</w:t>
      </w:r>
      <w:r>
        <w:rPr>
          <w:rFonts w:ascii="Times New Roman" w:hAnsi="Times New Roman" w:cs="Times New Roman"/>
        </w:rPr>
        <w:t>. T</w:t>
      </w:r>
      <w:r w:rsidRPr="00D80C05">
        <w:rPr>
          <w:rFonts w:ascii="Times New Roman" w:hAnsi="Times New Roman" w:cs="Times New Roman"/>
        </w:rPr>
        <w:t xml:space="preserve">he same position characterized his present participation in the meetings which formed the ecumenical prelude to the </w:t>
      </w:r>
      <w:r>
        <w:rPr>
          <w:rFonts w:ascii="Times New Roman" w:hAnsi="Times New Roman" w:cs="Times New Roman"/>
        </w:rPr>
        <w:t>W</w:t>
      </w:r>
      <w:r w:rsidRPr="00D80C05">
        <w:rPr>
          <w:rFonts w:ascii="Times New Roman" w:hAnsi="Times New Roman" w:cs="Times New Roman"/>
        </w:rPr>
        <w:t xml:space="preserve">orld </w:t>
      </w:r>
      <w:r>
        <w:rPr>
          <w:rFonts w:ascii="Times New Roman" w:hAnsi="Times New Roman" w:cs="Times New Roman"/>
        </w:rPr>
        <w:t>C</w:t>
      </w:r>
      <w:r w:rsidRPr="00D80C05">
        <w:rPr>
          <w:rFonts w:ascii="Times New Roman" w:hAnsi="Times New Roman" w:cs="Times New Roman"/>
        </w:rPr>
        <w:t xml:space="preserve">ouncil of </w:t>
      </w:r>
      <w:r>
        <w:rPr>
          <w:rFonts w:ascii="Times New Roman" w:hAnsi="Times New Roman" w:cs="Times New Roman"/>
        </w:rPr>
        <w:t>C</w:t>
      </w:r>
      <w:r w:rsidRPr="00D80C05">
        <w:rPr>
          <w:rFonts w:ascii="Times New Roman" w:hAnsi="Times New Roman" w:cs="Times New Roman"/>
        </w:rPr>
        <w:t>hurches</w:t>
      </w:r>
      <w:r>
        <w:rPr>
          <w:rFonts w:ascii="Times New Roman" w:hAnsi="Times New Roman" w:cs="Times New Roman"/>
        </w:rPr>
        <w:t>.</w:t>
      </w:r>
      <w:r>
        <w:rPr>
          <w:rStyle w:val="FootnoteReference"/>
          <w:rFonts w:ascii="Times New Roman" w:hAnsi="Times New Roman" w:cs="Times New Roman"/>
        </w:rPr>
        <w:footnoteReference w:id="86"/>
      </w:r>
      <w:r>
        <w:rPr>
          <w:rFonts w:ascii="Times New Roman" w:hAnsi="Times New Roman" w:cs="Times New Roman"/>
        </w:rPr>
        <w:t xml:space="preserve"> </w:t>
      </w:r>
    </w:p>
    <w:p w14:paraId="60A43866" w14:textId="77777777" w:rsidR="00C44E92" w:rsidRDefault="00C44E92" w:rsidP="00C44E92">
      <w:pPr>
        <w:contextualSpacing/>
        <w:rPr>
          <w:rFonts w:ascii="Times New Roman" w:hAnsi="Times New Roman" w:cs="Times New Roman"/>
        </w:rPr>
      </w:pPr>
    </w:p>
    <w:p w14:paraId="5D78B5BD" w14:textId="10C81A53" w:rsidR="004603E4" w:rsidRPr="004603E4" w:rsidRDefault="00C44E92" w:rsidP="00FD5160">
      <w:pPr>
        <w:spacing w:line="480" w:lineRule="auto"/>
        <w:contextualSpacing/>
        <w:rPr>
          <w:rFonts w:ascii="Times New Roman" w:hAnsi="Times New Roman" w:cs="Times New Roman"/>
        </w:rPr>
      </w:pPr>
      <w:r>
        <w:rPr>
          <w:rFonts w:ascii="Times New Roman" w:hAnsi="Times New Roman" w:cs="Times New Roman"/>
        </w:rPr>
        <w:t xml:space="preserve">Anderson also witnessed the sorrow Bulgakov </w:t>
      </w:r>
      <w:r w:rsidR="00A81DB6">
        <w:rPr>
          <w:rFonts w:ascii="Times New Roman" w:hAnsi="Times New Roman" w:cs="Times New Roman"/>
        </w:rPr>
        <w:t>felt</w:t>
      </w:r>
      <w:r>
        <w:rPr>
          <w:rFonts w:ascii="Times New Roman" w:hAnsi="Times New Roman" w:cs="Times New Roman"/>
        </w:rPr>
        <w:t xml:space="preserve"> when receiving sharp criticism from </w:t>
      </w:r>
      <w:r w:rsidR="009C5A8D">
        <w:rPr>
          <w:rFonts w:ascii="Times New Roman" w:hAnsi="Times New Roman" w:cs="Times New Roman"/>
        </w:rPr>
        <w:t xml:space="preserve">more traditional </w:t>
      </w:r>
      <w:r>
        <w:rPr>
          <w:rFonts w:ascii="Times New Roman" w:hAnsi="Times New Roman" w:cs="Times New Roman"/>
        </w:rPr>
        <w:t>Orthodox leaders</w:t>
      </w:r>
      <w:r w:rsidR="00551363">
        <w:rPr>
          <w:rFonts w:ascii="Times New Roman" w:hAnsi="Times New Roman" w:cs="Times New Roman"/>
        </w:rPr>
        <w:t xml:space="preserve"> </w:t>
      </w:r>
      <w:r w:rsidR="00176F95">
        <w:rPr>
          <w:rFonts w:ascii="Times New Roman" w:hAnsi="Times New Roman" w:cs="Times New Roman"/>
        </w:rPr>
        <w:t xml:space="preserve">for his </w:t>
      </w:r>
      <w:r w:rsidR="009C5A8D">
        <w:rPr>
          <w:rFonts w:ascii="Times New Roman" w:hAnsi="Times New Roman" w:cs="Times New Roman"/>
        </w:rPr>
        <w:t xml:space="preserve">views </w:t>
      </w:r>
      <w:r w:rsidR="00176F95">
        <w:rPr>
          <w:rFonts w:ascii="Times New Roman" w:hAnsi="Times New Roman" w:cs="Times New Roman"/>
        </w:rPr>
        <w:t>on Sophia</w:t>
      </w:r>
      <w:r w:rsidR="007C79A5">
        <w:rPr>
          <w:rFonts w:ascii="Times New Roman" w:hAnsi="Times New Roman" w:cs="Times New Roman"/>
        </w:rPr>
        <w:t>, the wisdom of God. Bulgakov expressed innovative views of Sophia as an attempt to explain the connections of the divine and the human in the world</w:t>
      </w:r>
      <w:r>
        <w:rPr>
          <w:rFonts w:ascii="Times New Roman" w:hAnsi="Times New Roman" w:cs="Times New Roman"/>
        </w:rPr>
        <w:t>; he experienced “great spiritual agony.”</w:t>
      </w:r>
      <w:r>
        <w:rPr>
          <w:rStyle w:val="FootnoteReference"/>
          <w:rFonts w:ascii="Times New Roman" w:hAnsi="Times New Roman" w:cs="Times New Roman"/>
        </w:rPr>
        <w:footnoteReference w:id="87"/>
      </w:r>
      <w:r>
        <w:rPr>
          <w:rFonts w:ascii="Times New Roman" w:hAnsi="Times New Roman" w:cs="Times New Roman"/>
        </w:rPr>
        <w:t xml:space="preserve"> Bulgakov made a deep impression on</w:t>
      </w:r>
      <w:r w:rsidR="00C43A8E">
        <w:rPr>
          <w:rFonts w:ascii="Times New Roman" w:hAnsi="Times New Roman" w:cs="Times New Roman"/>
        </w:rPr>
        <w:t xml:space="preserve"> this American’</w:t>
      </w:r>
      <w:r>
        <w:rPr>
          <w:rFonts w:ascii="Times New Roman" w:hAnsi="Times New Roman" w:cs="Times New Roman"/>
        </w:rPr>
        <w:t>s</w:t>
      </w:r>
      <w:r w:rsidR="00C43A8E">
        <w:rPr>
          <w:rFonts w:ascii="Times New Roman" w:hAnsi="Times New Roman" w:cs="Times New Roman"/>
        </w:rPr>
        <w:t xml:space="preserve"> </w:t>
      </w:r>
      <w:r>
        <w:rPr>
          <w:rFonts w:ascii="Times New Roman" w:hAnsi="Times New Roman" w:cs="Times New Roman"/>
        </w:rPr>
        <w:t>understanding o</w:t>
      </w:r>
      <w:r w:rsidR="00BA128F">
        <w:rPr>
          <w:rFonts w:ascii="Times New Roman" w:hAnsi="Times New Roman" w:cs="Times New Roman"/>
        </w:rPr>
        <w:t>f th</w:t>
      </w:r>
      <w:r w:rsidR="00C43A8E">
        <w:rPr>
          <w:rFonts w:ascii="Times New Roman" w:hAnsi="Times New Roman" w:cs="Times New Roman"/>
        </w:rPr>
        <w:t xml:space="preserve">e </w:t>
      </w:r>
      <w:r w:rsidR="00BA128F">
        <w:rPr>
          <w:rFonts w:ascii="Times New Roman" w:hAnsi="Times New Roman" w:cs="Times New Roman"/>
        </w:rPr>
        <w:t>tradition</w:t>
      </w:r>
      <w:r>
        <w:rPr>
          <w:rFonts w:ascii="Times New Roman" w:hAnsi="Times New Roman" w:cs="Times New Roman"/>
        </w:rPr>
        <w:t>: “</w:t>
      </w:r>
      <w:r w:rsidRPr="00D80C05">
        <w:rPr>
          <w:rFonts w:ascii="Times New Roman" w:hAnsi="Times New Roman" w:cs="Times New Roman"/>
        </w:rPr>
        <w:t>I personally gained greatly from reading his manuscripts and from many conversations in private. My</w:t>
      </w:r>
      <w:r>
        <w:rPr>
          <w:rFonts w:ascii="Times New Roman" w:hAnsi="Times New Roman" w:cs="Times New Roman"/>
        </w:rPr>
        <w:t xml:space="preserve"> </w:t>
      </w:r>
      <w:r w:rsidRPr="00D80C05">
        <w:rPr>
          <w:rFonts w:ascii="Times New Roman" w:hAnsi="Times New Roman" w:cs="Times New Roman"/>
        </w:rPr>
        <w:t>comprehension</w:t>
      </w:r>
      <w:r>
        <w:rPr>
          <w:rFonts w:ascii="Times New Roman" w:hAnsi="Times New Roman" w:cs="Times New Roman"/>
        </w:rPr>
        <w:t xml:space="preserve"> </w:t>
      </w:r>
      <w:r w:rsidRPr="00D80C05">
        <w:rPr>
          <w:rFonts w:ascii="Times New Roman" w:hAnsi="Times New Roman" w:cs="Times New Roman"/>
        </w:rPr>
        <w:t xml:space="preserve">of </w:t>
      </w:r>
      <w:r>
        <w:rPr>
          <w:rFonts w:ascii="Times New Roman" w:hAnsi="Times New Roman" w:cs="Times New Roman"/>
        </w:rPr>
        <w:t>O</w:t>
      </w:r>
      <w:r w:rsidRPr="00D80C05">
        <w:rPr>
          <w:rFonts w:ascii="Times New Roman" w:hAnsi="Times New Roman" w:cs="Times New Roman"/>
        </w:rPr>
        <w:t xml:space="preserve">rthodoxy </w:t>
      </w:r>
      <w:r>
        <w:rPr>
          <w:rFonts w:ascii="Times New Roman" w:hAnsi="Times New Roman" w:cs="Times New Roman"/>
        </w:rPr>
        <w:t>a</w:t>
      </w:r>
      <w:r w:rsidRPr="00D80C05">
        <w:rPr>
          <w:rFonts w:ascii="Times New Roman" w:hAnsi="Times New Roman" w:cs="Times New Roman"/>
        </w:rPr>
        <w:t>s a Church of infinite worth grew in this way, reaching high above controversies within its ranks on both small and great topics.</w:t>
      </w:r>
      <w:r>
        <w:rPr>
          <w:rFonts w:ascii="Times New Roman" w:hAnsi="Times New Roman" w:cs="Times New Roman"/>
        </w:rPr>
        <w:t>”</w:t>
      </w:r>
      <w:r>
        <w:rPr>
          <w:rStyle w:val="FootnoteReference"/>
          <w:rFonts w:ascii="Times New Roman" w:hAnsi="Times New Roman" w:cs="Times New Roman"/>
        </w:rPr>
        <w:footnoteReference w:id="88"/>
      </w:r>
      <w:r>
        <w:rPr>
          <w:rFonts w:ascii="Times New Roman" w:hAnsi="Times New Roman" w:cs="Times New Roman"/>
        </w:rPr>
        <w:t xml:space="preserve"> </w:t>
      </w:r>
    </w:p>
    <w:p w14:paraId="361EA1EA" w14:textId="763F2E47" w:rsidR="00FD5160" w:rsidRDefault="00FD5160" w:rsidP="00220777">
      <w:pPr>
        <w:pStyle w:val="FootnoteText"/>
        <w:spacing w:line="480" w:lineRule="auto"/>
        <w:contextualSpacing/>
        <w:rPr>
          <w:rFonts w:ascii="Times New Roman" w:hAnsi="Times New Roman"/>
          <w:color w:val="000000"/>
          <w:sz w:val="24"/>
          <w:szCs w:val="24"/>
        </w:rPr>
      </w:pPr>
      <w:r>
        <w:rPr>
          <w:rFonts w:ascii="Times New Roman" w:hAnsi="Times New Roman"/>
          <w:color w:val="000000"/>
          <w:sz w:val="24"/>
          <w:szCs w:val="24"/>
        </w:rPr>
        <w:tab/>
        <w:t>Years later,</w:t>
      </w:r>
      <w:r w:rsidR="00DA3538">
        <w:rPr>
          <w:rFonts w:ascii="Times New Roman" w:hAnsi="Times New Roman"/>
          <w:color w:val="000000"/>
          <w:sz w:val="24"/>
          <w:szCs w:val="24"/>
        </w:rPr>
        <w:t xml:space="preserve"> </w:t>
      </w:r>
      <w:r>
        <w:rPr>
          <w:rFonts w:ascii="Times New Roman" w:hAnsi="Times New Roman"/>
          <w:color w:val="000000"/>
          <w:sz w:val="24"/>
          <w:szCs w:val="24"/>
        </w:rPr>
        <w:t>author Aleksandr Solzhenitsyn reflected on the contribution of the YMCA Press:</w:t>
      </w:r>
    </w:p>
    <w:p w14:paraId="18147B39" w14:textId="112FFF98" w:rsidR="004603E4" w:rsidRDefault="004603E4" w:rsidP="00FD5160">
      <w:pPr>
        <w:pStyle w:val="FootnoteText"/>
        <w:ind w:left="720"/>
        <w:rPr>
          <w:rFonts w:ascii="Times New Roman" w:hAnsi="Times New Roman"/>
          <w:color w:val="000000"/>
          <w:sz w:val="24"/>
          <w:szCs w:val="24"/>
        </w:rPr>
      </w:pPr>
      <w:r w:rsidRPr="00E04F68">
        <w:rPr>
          <w:rFonts w:ascii="Times New Roman" w:hAnsi="Times New Roman"/>
          <w:color w:val="000000"/>
          <w:sz w:val="24"/>
          <w:szCs w:val="24"/>
        </w:rPr>
        <w:t>The Russian YMCA</w:t>
      </w:r>
      <w:r>
        <w:rPr>
          <w:rFonts w:ascii="Times New Roman" w:hAnsi="Times New Roman"/>
          <w:color w:val="000000"/>
          <w:sz w:val="24"/>
          <w:szCs w:val="24"/>
        </w:rPr>
        <w:t>-P</w:t>
      </w:r>
      <w:r w:rsidRPr="00E04F68">
        <w:rPr>
          <w:rFonts w:ascii="Times New Roman" w:hAnsi="Times New Roman"/>
          <w:color w:val="000000"/>
          <w:sz w:val="24"/>
          <w:szCs w:val="24"/>
        </w:rPr>
        <w:t xml:space="preserve">ress had had a glorious history within the Russian diaspora. In the decades when </w:t>
      </w:r>
      <w:r>
        <w:rPr>
          <w:rFonts w:ascii="Times New Roman" w:hAnsi="Times New Roman"/>
          <w:color w:val="000000"/>
          <w:sz w:val="24"/>
          <w:szCs w:val="24"/>
        </w:rPr>
        <w:t>C</w:t>
      </w:r>
      <w:r w:rsidRPr="00E04F68">
        <w:rPr>
          <w:rFonts w:ascii="Times New Roman" w:hAnsi="Times New Roman"/>
          <w:color w:val="000000"/>
          <w:sz w:val="24"/>
          <w:szCs w:val="24"/>
        </w:rPr>
        <w:t>ommunism</w:t>
      </w:r>
      <w:r>
        <w:rPr>
          <w:rFonts w:ascii="Times New Roman" w:hAnsi="Times New Roman"/>
          <w:color w:val="000000"/>
          <w:sz w:val="24"/>
          <w:szCs w:val="24"/>
        </w:rPr>
        <w:t>’</w:t>
      </w:r>
      <w:r w:rsidRPr="00E04F68">
        <w:rPr>
          <w:rFonts w:ascii="Times New Roman" w:hAnsi="Times New Roman"/>
          <w:color w:val="000000"/>
          <w:sz w:val="24"/>
          <w:szCs w:val="24"/>
        </w:rPr>
        <w:t xml:space="preserve">s triumph in the USSR seemed limitless, with every glimmer </w:t>
      </w:r>
      <w:r w:rsidRPr="00E04F68">
        <w:rPr>
          <w:rFonts w:ascii="Times New Roman" w:hAnsi="Times New Roman"/>
          <w:color w:val="000000"/>
          <w:sz w:val="24"/>
          <w:szCs w:val="24"/>
        </w:rPr>
        <w:lastRenderedPageBreak/>
        <w:t>of light extinguished and stamped out forever, YMCA</w:t>
      </w:r>
      <w:r>
        <w:rPr>
          <w:rFonts w:ascii="Times New Roman" w:hAnsi="Times New Roman"/>
          <w:color w:val="000000"/>
          <w:sz w:val="24"/>
          <w:szCs w:val="24"/>
        </w:rPr>
        <w:t>-P</w:t>
      </w:r>
      <w:r w:rsidRPr="00E04F68">
        <w:rPr>
          <w:rFonts w:ascii="Times New Roman" w:hAnsi="Times New Roman"/>
          <w:color w:val="000000"/>
          <w:sz w:val="24"/>
          <w:szCs w:val="24"/>
        </w:rPr>
        <w:t>ress had conserved, carried on, and even strengthened that light, emanating from the</w:t>
      </w:r>
      <w:r>
        <w:rPr>
          <w:rFonts w:ascii="Times New Roman" w:hAnsi="Times New Roman"/>
          <w:color w:val="000000"/>
          <w:sz w:val="24"/>
          <w:szCs w:val="24"/>
        </w:rPr>
        <w:t xml:space="preserve"> </w:t>
      </w:r>
      <w:r w:rsidRPr="00E04F68">
        <w:rPr>
          <w:rFonts w:ascii="Times New Roman" w:hAnsi="Times New Roman"/>
          <w:color w:val="000000"/>
          <w:sz w:val="24"/>
          <w:szCs w:val="24"/>
        </w:rPr>
        <w:t xml:space="preserve">religious renaissance at the beginning of the century, from </w:t>
      </w:r>
      <w:r w:rsidRPr="00E04F68">
        <w:rPr>
          <w:rFonts w:ascii="Times New Roman" w:hAnsi="Times New Roman"/>
          <w:i/>
          <w:iCs/>
          <w:color w:val="000000"/>
          <w:sz w:val="24"/>
          <w:szCs w:val="24"/>
        </w:rPr>
        <w:t>Vekhi,</w:t>
      </w:r>
      <w:r w:rsidRPr="00E04F68">
        <w:rPr>
          <w:rFonts w:ascii="Times New Roman" w:hAnsi="Times New Roman"/>
          <w:color w:val="000000"/>
          <w:sz w:val="24"/>
          <w:szCs w:val="24"/>
        </w:rPr>
        <w:t xml:space="preserve"> by bringing out in small </w:t>
      </w:r>
      <w:r>
        <w:rPr>
          <w:rFonts w:ascii="Times New Roman" w:hAnsi="Times New Roman"/>
          <w:color w:val="000000"/>
          <w:sz w:val="24"/>
          <w:szCs w:val="24"/>
        </w:rPr>
        <w:t>e</w:t>
      </w:r>
      <w:r w:rsidRPr="00E04F68">
        <w:rPr>
          <w:rFonts w:ascii="Times New Roman" w:hAnsi="Times New Roman"/>
          <w:color w:val="000000"/>
          <w:sz w:val="24"/>
          <w:szCs w:val="24"/>
        </w:rPr>
        <w:t>ditions our foremost thinkers</w:t>
      </w:r>
      <w:r>
        <w:rPr>
          <w:rFonts w:ascii="Times New Roman" w:hAnsi="Times New Roman"/>
          <w:color w:val="000000"/>
          <w:sz w:val="24"/>
          <w:szCs w:val="24"/>
        </w:rPr>
        <w:t xml:space="preserve"> who had </w:t>
      </w:r>
      <w:r w:rsidRPr="00E04F68">
        <w:rPr>
          <w:rFonts w:ascii="Times New Roman" w:hAnsi="Times New Roman"/>
          <w:color w:val="000000"/>
          <w:sz w:val="24"/>
          <w:szCs w:val="24"/>
        </w:rPr>
        <w:t>managed to survive: a Russian distillation of philosophical, theological, and aesthetic thought.</w:t>
      </w:r>
      <w:r>
        <w:rPr>
          <w:rStyle w:val="FootnoteReference"/>
          <w:rFonts w:ascii="Times New Roman" w:hAnsi="Times New Roman"/>
          <w:color w:val="000000"/>
          <w:sz w:val="24"/>
          <w:szCs w:val="24"/>
        </w:rPr>
        <w:footnoteReference w:id="89"/>
      </w:r>
    </w:p>
    <w:p w14:paraId="6A12D489" w14:textId="77777777" w:rsidR="00FD5160" w:rsidRPr="00FD5160" w:rsidRDefault="00FD5160" w:rsidP="00FD5160">
      <w:pPr>
        <w:pStyle w:val="FootnoteText"/>
        <w:rPr>
          <w:rFonts w:ascii="Times New Roman" w:hAnsi="Times New Roman"/>
          <w:color w:val="000000"/>
          <w:sz w:val="24"/>
          <w:szCs w:val="24"/>
        </w:rPr>
      </w:pPr>
    </w:p>
    <w:p w14:paraId="7C116054" w14:textId="73E5BFFE" w:rsidR="00DF173A" w:rsidRPr="00DF173A" w:rsidRDefault="00220777" w:rsidP="00220777">
      <w:pPr>
        <w:spacing w:line="480" w:lineRule="auto"/>
        <w:contextualSpacing/>
        <w:rPr>
          <w:rFonts w:ascii="Times New Roman" w:hAnsi="Times New Roman" w:cs="Times New Roman"/>
        </w:rPr>
      </w:pPr>
      <w:r>
        <w:rPr>
          <w:rFonts w:ascii="Times New Roman" w:hAnsi="Times New Roman" w:cs="Times New Roman"/>
        </w:rPr>
        <w:t xml:space="preserve">Scholar </w:t>
      </w:r>
      <w:proofErr w:type="spellStart"/>
      <w:r w:rsidR="00DF173A" w:rsidRPr="00DF173A">
        <w:rPr>
          <w:rFonts w:ascii="Times New Roman" w:hAnsi="Times New Roman" w:cs="Times New Roman"/>
        </w:rPr>
        <w:t>Kåre</w:t>
      </w:r>
      <w:proofErr w:type="spellEnd"/>
      <w:r w:rsidR="00DF173A" w:rsidRPr="00DF173A">
        <w:rPr>
          <w:rFonts w:ascii="Times New Roman" w:hAnsi="Times New Roman" w:cs="Times New Roman"/>
        </w:rPr>
        <w:t xml:space="preserve"> Johan </w:t>
      </w:r>
      <w:proofErr w:type="spellStart"/>
      <w:r w:rsidR="00DF173A" w:rsidRPr="00DF173A">
        <w:rPr>
          <w:rFonts w:ascii="Times New Roman" w:hAnsi="Times New Roman" w:cs="Times New Roman"/>
        </w:rPr>
        <w:t>Mjør</w:t>
      </w:r>
      <w:proofErr w:type="spellEnd"/>
      <w:r w:rsidR="00393E18">
        <w:rPr>
          <w:rFonts w:ascii="Times New Roman" w:hAnsi="Times New Roman" w:cs="Times New Roman"/>
          <w:color w:val="000000" w:themeColor="text1"/>
          <w:shd w:val="clear" w:color="auto" w:fill="FFFFFF"/>
        </w:rPr>
        <w:t xml:space="preserve"> </w:t>
      </w:r>
      <w:r w:rsidR="00DF173A" w:rsidRPr="00DF173A">
        <w:rPr>
          <w:rFonts w:ascii="Times New Roman" w:hAnsi="Times New Roman" w:cs="Times New Roman"/>
          <w:color w:val="000000" w:themeColor="text1"/>
          <w:shd w:val="clear" w:color="auto" w:fill="FFFFFF"/>
        </w:rPr>
        <w:t xml:space="preserve">demonstrated the contribution of the YMCA Press to the cultural and intellectual historiography of Russia through his analysis of four works written by members of the émigré community of Paris and published by the Press: </w:t>
      </w:r>
      <w:r w:rsidR="00DF173A" w:rsidRPr="00DF173A">
        <w:rPr>
          <w:rFonts w:ascii="Times New Roman" w:hAnsi="Times New Roman" w:cs="Times New Roman"/>
          <w:i/>
          <w:iCs/>
          <w:color w:val="000000" w:themeColor="text1"/>
          <w:shd w:val="clear" w:color="auto" w:fill="FFFFFF"/>
        </w:rPr>
        <w:t xml:space="preserve">Saints of Ancient Russia </w:t>
      </w:r>
      <w:r w:rsidR="00DF173A" w:rsidRPr="00DF173A">
        <w:rPr>
          <w:rFonts w:ascii="Times New Roman" w:hAnsi="Times New Roman" w:cs="Times New Roman"/>
          <w:color w:val="000000" w:themeColor="text1"/>
          <w:shd w:val="clear" w:color="auto" w:fill="FFFFFF"/>
        </w:rPr>
        <w:t>by Georg</w:t>
      </w:r>
      <w:r w:rsidR="00CD08CE">
        <w:rPr>
          <w:rFonts w:ascii="Times New Roman" w:hAnsi="Times New Roman" w:cs="Times New Roman"/>
          <w:color w:val="000000" w:themeColor="text1"/>
          <w:shd w:val="clear" w:color="auto" w:fill="FFFFFF"/>
        </w:rPr>
        <w:t xml:space="preserve">y </w:t>
      </w:r>
      <w:proofErr w:type="spellStart"/>
      <w:r w:rsidR="00DF173A" w:rsidRPr="00DF173A">
        <w:rPr>
          <w:rFonts w:ascii="Times New Roman" w:hAnsi="Times New Roman" w:cs="Times New Roman"/>
          <w:color w:val="000000" w:themeColor="text1"/>
          <w:shd w:val="clear" w:color="auto" w:fill="FFFFFF"/>
        </w:rPr>
        <w:t>Fedotov</w:t>
      </w:r>
      <w:proofErr w:type="spellEnd"/>
      <w:r w:rsidR="00DF173A" w:rsidRPr="00DF173A">
        <w:rPr>
          <w:rFonts w:ascii="Times New Roman" w:hAnsi="Times New Roman" w:cs="Times New Roman"/>
          <w:color w:val="000000" w:themeColor="text1"/>
          <w:shd w:val="clear" w:color="auto" w:fill="FFFFFF"/>
        </w:rPr>
        <w:t xml:space="preserve"> (1931), </w:t>
      </w:r>
      <w:r w:rsidR="00DF173A" w:rsidRPr="00DF173A">
        <w:rPr>
          <w:rFonts w:ascii="Times New Roman" w:hAnsi="Times New Roman" w:cs="Times New Roman"/>
          <w:i/>
          <w:iCs/>
          <w:color w:val="000000" w:themeColor="text1"/>
          <w:shd w:val="clear" w:color="auto" w:fill="FFFFFF"/>
        </w:rPr>
        <w:t>Ways of Russian Theology</w:t>
      </w:r>
      <w:r w:rsidR="00DF173A" w:rsidRPr="00DF173A">
        <w:rPr>
          <w:rFonts w:ascii="Times New Roman" w:hAnsi="Times New Roman" w:cs="Times New Roman"/>
          <w:color w:val="000000" w:themeColor="text1"/>
          <w:shd w:val="clear" w:color="auto" w:fill="FFFFFF"/>
        </w:rPr>
        <w:t xml:space="preserve"> by</w:t>
      </w:r>
      <w:r w:rsidR="00DB714B">
        <w:rPr>
          <w:rFonts w:ascii="Times New Roman" w:hAnsi="Times New Roman" w:cs="Times New Roman"/>
          <w:color w:val="000000" w:themeColor="text1"/>
          <w:shd w:val="clear" w:color="auto" w:fill="FFFFFF"/>
        </w:rPr>
        <w:t xml:space="preserve"> </w:t>
      </w:r>
      <w:r w:rsidR="00DF173A" w:rsidRPr="00DF173A">
        <w:rPr>
          <w:rFonts w:ascii="Times New Roman" w:hAnsi="Times New Roman" w:cs="Times New Roman"/>
          <w:color w:val="000000" w:themeColor="text1"/>
          <w:shd w:val="clear" w:color="auto" w:fill="FFFFFF"/>
        </w:rPr>
        <w:t>Florovsk</w:t>
      </w:r>
      <w:r w:rsidR="00E6089F">
        <w:rPr>
          <w:rFonts w:ascii="Times New Roman" w:hAnsi="Times New Roman" w:cs="Times New Roman"/>
          <w:color w:val="000000" w:themeColor="text1"/>
          <w:shd w:val="clear" w:color="auto" w:fill="FFFFFF"/>
        </w:rPr>
        <w:t>y</w:t>
      </w:r>
      <w:r w:rsidR="00DF173A" w:rsidRPr="00DF173A">
        <w:rPr>
          <w:rFonts w:ascii="Times New Roman" w:hAnsi="Times New Roman" w:cs="Times New Roman"/>
          <w:color w:val="000000" w:themeColor="text1"/>
          <w:shd w:val="clear" w:color="auto" w:fill="FFFFFF"/>
        </w:rPr>
        <w:t xml:space="preserve"> (1937), </w:t>
      </w:r>
      <w:r w:rsidR="00DF173A" w:rsidRPr="00DF173A">
        <w:rPr>
          <w:rFonts w:ascii="Times New Roman" w:hAnsi="Times New Roman" w:cs="Times New Roman"/>
          <w:i/>
          <w:iCs/>
          <w:color w:val="000000" w:themeColor="text1"/>
          <w:shd w:val="clear" w:color="auto" w:fill="FFFFFF"/>
        </w:rPr>
        <w:t>The Russian Idea</w:t>
      </w:r>
      <w:r w:rsidR="00DF173A" w:rsidRPr="00DF173A">
        <w:rPr>
          <w:rFonts w:ascii="Times New Roman" w:hAnsi="Times New Roman" w:cs="Times New Roman"/>
          <w:color w:val="000000" w:themeColor="text1"/>
          <w:shd w:val="clear" w:color="auto" w:fill="FFFFFF"/>
        </w:rPr>
        <w:t xml:space="preserve"> by</w:t>
      </w:r>
      <w:r w:rsidR="002378B3">
        <w:rPr>
          <w:rFonts w:ascii="Times New Roman" w:hAnsi="Times New Roman" w:cs="Times New Roman"/>
          <w:color w:val="000000" w:themeColor="text1"/>
          <w:shd w:val="clear" w:color="auto" w:fill="FFFFFF"/>
        </w:rPr>
        <w:t xml:space="preserve"> </w:t>
      </w:r>
      <w:r w:rsidR="00DF173A" w:rsidRPr="00DF173A">
        <w:rPr>
          <w:rFonts w:ascii="Times New Roman" w:hAnsi="Times New Roman" w:cs="Times New Roman"/>
          <w:color w:val="000000" w:themeColor="text1"/>
          <w:shd w:val="clear" w:color="auto" w:fill="FFFFFF"/>
        </w:rPr>
        <w:t>Berd</w:t>
      </w:r>
      <w:r w:rsidR="003D1455">
        <w:rPr>
          <w:rFonts w:ascii="Times New Roman" w:hAnsi="Times New Roman" w:cs="Times New Roman"/>
          <w:color w:val="000000" w:themeColor="text1"/>
          <w:shd w:val="clear" w:color="auto" w:fill="FFFFFF"/>
        </w:rPr>
        <w:t>y</w:t>
      </w:r>
      <w:r w:rsidR="00DF173A" w:rsidRPr="00DF173A">
        <w:rPr>
          <w:rFonts w:ascii="Times New Roman" w:hAnsi="Times New Roman" w:cs="Times New Roman"/>
          <w:color w:val="000000" w:themeColor="text1"/>
          <w:shd w:val="clear" w:color="auto" w:fill="FFFFFF"/>
        </w:rPr>
        <w:t xml:space="preserve">aev (1946), and </w:t>
      </w:r>
      <w:r w:rsidR="00DF173A" w:rsidRPr="00DF173A">
        <w:rPr>
          <w:rFonts w:ascii="Times New Roman" w:hAnsi="Times New Roman" w:cs="Times New Roman"/>
          <w:i/>
          <w:iCs/>
          <w:color w:val="000000" w:themeColor="text1"/>
          <w:shd w:val="clear" w:color="auto" w:fill="FFFFFF"/>
        </w:rPr>
        <w:t>The History of Russian Philosophy</w:t>
      </w:r>
      <w:r w:rsidR="00DF173A" w:rsidRPr="00DF173A">
        <w:rPr>
          <w:rFonts w:ascii="Times New Roman" w:hAnsi="Times New Roman" w:cs="Times New Roman"/>
          <w:color w:val="000000" w:themeColor="text1"/>
          <w:shd w:val="clear" w:color="auto" w:fill="FFFFFF"/>
        </w:rPr>
        <w:t xml:space="preserve"> by</w:t>
      </w:r>
      <w:r w:rsidR="00CE7D0D">
        <w:rPr>
          <w:rFonts w:ascii="Times New Roman" w:hAnsi="Times New Roman" w:cs="Times New Roman"/>
          <w:color w:val="000000" w:themeColor="text1"/>
          <w:shd w:val="clear" w:color="auto" w:fill="FFFFFF"/>
        </w:rPr>
        <w:t xml:space="preserve"> </w:t>
      </w:r>
      <w:proofErr w:type="spellStart"/>
      <w:r w:rsidR="00DF173A" w:rsidRPr="00DF173A">
        <w:rPr>
          <w:rFonts w:ascii="Times New Roman" w:hAnsi="Times New Roman" w:cs="Times New Roman"/>
          <w:color w:val="000000" w:themeColor="text1"/>
          <w:shd w:val="clear" w:color="auto" w:fill="FFFFFF"/>
        </w:rPr>
        <w:t>Zenkovsk</w:t>
      </w:r>
      <w:r w:rsidR="00E6089F">
        <w:rPr>
          <w:rFonts w:ascii="Times New Roman" w:hAnsi="Times New Roman" w:cs="Times New Roman"/>
          <w:color w:val="000000" w:themeColor="text1"/>
          <w:shd w:val="clear" w:color="auto" w:fill="FFFFFF"/>
        </w:rPr>
        <w:t>y</w:t>
      </w:r>
      <w:proofErr w:type="spellEnd"/>
      <w:r w:rsidR="00DF173A" w:rsidRPr="00DF173A">
        <w:rPr>
          <w:rFonts w:ascii="Times New Roman" w:hAnsi="Times New Roman" w:cs="Times New Roman"/>
          <w:color w:val="000000" w:themeColor="text1"/>
          <w:shd w:val="clear" w:color="auto" w:fill="FFFFFF"/>
        </w:rPr>
        <w:t xml:space="preserve"> (1948–50).</w:t>
      </w:r>
      <w:r w:rsidR="00DF173A" w:rsidRPr="00DF173A">
        <w:rPr>
          <w:rStyle w:val="FootnoteReference"/>
          <w:rFonts w:ascii="Times New Roman" w:hAnsi="Times New Roman" w:cs="Times New Roman"/>
          <w:color w:val="000000" w:themeColor="text1"/>
          <w:shd w:val="clear" w:color="auto" w:fill="FFFFFF"/>
        </w:rPr>
        <w:footnoteReference w:id="90"/>
      </w:r>
    </w:p>
    <w:p w14:paraId="09F04B6B" w14:textId="467386BB"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After his arrival in Paris, Anderson became acquainted with a number of Russian émigré booksellers. They represented a wide range of cultural and political backgrounds</w:t>
      </w:r>
      <w:r w:rsidR="008D243F">
        <w:rPr>
          <w:rFonts w:ascii="Times New Roman" w:hAnsi="Times New Roman" w:cs="Times New Roman"/>
        </w:rPr>
        <w:t xml:space="preserve"> a</w:t>
      </w:r>
      <w:r>
        <w:rPr>
          <w:rFonts w:ascii="Times New Roman" w:hAnsi="Times New Roman" w:cs="Times New Roman"/>
        </w:rPr>
        <w:t xml:space="preserve">nd sold books for a variety of audiences. A lack of professional cooperation hindered the progress of all firms. Anderson was invited to conversations </w:t>
      </w:r>
      <w:r w:rsidR="008D243F">
        <w:rPr>
          <w:rFonts w:ascii="Times New Roman" w:hAnsi="Times New Roman" w:cs="Times New Roman"/>
        </w:rPr>
        <w:t>that</w:t>
      </w:r>
      <w:r>
        <w:rPr>
          <w:rFonts w:ascii="Times New Roman" w:hAnsi="Times New Roman" w:cs="Times New Roman"/>
        </w:rPr>
        <w:t xml:space="preserve"> led to the formation of a trade association, United Publishers </w:t>
      </w:r>
      <w:r w:rsidRPr="00562949">
        <w:rPr>
          <w:rFonts w:ascii="Times New Roman" w:hAnsi="Times New Roman" w:cs="Times New Roman"/>
          <w:i/>
          <w:iCs/>
        </w:rPr>
        <w:t xml:space="preserve">(Les </w:t>
      </w:r>
      <w:proofErr w:type="spellStart"/>
      <w:r w:rsidRPr="00562949">
        <w:rPr>
          <w:rFonts w:ascii="Times New Roman" w:hAnsi="Times New Roman" w:cs="Times New Roman"/>
          <w:i/>
          <w:iCs/>
        </w:rPr>
        <w:t>Editeurs</w:t>
      </w:r>
      <w:proofErr w:type="spellEnd"/>
      <w:r w:rsidRPr="00562949">
        <w:rPr>
          <w:rFonts w:ascii="Times New Roman" w:hAnsi="Times New Roman" w:cs="Times New Roman"/>
          <w:i/>
          <w:iCs/>
        </w:rPr>
        <w:t xml:space="preserve"> </w:t>
      </w:r>
      <w:proofErr w:type="spellStart"/>
      <w:r w:rsidRPr="00562949">
        <w:rPr>
          <w:rFonts w:ascii="Times New Roman" w:hAnsi="Times New Roman" w:cs="Times New Roman"/>
          <w:i/>
          <w:iCs/>
        </w:rPr>
        <w:t>Reunis</w:t>
      </w:r>
      <w:proofErr w:type="spellEnd"/>
      <w:r w:rsidRPr="00562949">
        <w:rPr>
          <w:rFonts w:ascii="Times New Roman" w:hAnsi="Times New Roman" w:cs="Times New Roman"/>
          <w:i/>
          <w:iCs/>
        </w:rPr>
        <w:t>)</w:t>
      </w:r>
      <w:r>
        <w:rPr>
          <w:rFonts w:ascii="Times New Roman" w:hAnsi="Times New Roman" w:cs="Times New Roman"/>
        </w:rPr>
        <w:t xml:space="preserve">, which fostered cooperation and increased the chance of mutual benefit. </w:t>
      </w:r>
      <w:r w:rsidR="00C43A8E">
        <w:rPr>
          <w:rFonts w:ascii="Times New Roman" w:hAnsi="Times New Roman" w:cs="Times New Roman"/>
        </w:rPr>
        <w:t xml:space="preserve">He </w:t>
      </w:r>
      <w:r>
        <w:rPr>
          <w:rFonts w:ascii="Times New Roman" w:hAnsi="Times New Roman" w:cs="Times New Roman"/>
        </w:rPr>
        <w:t>relied on the experience of his</w:t>
      </w:r>
      <w:r w:rsidR="00D84A34">
        <w:rPr>
          <w:rFonts w:ascii="Times New Roman" w:hAnsi="Times New Roman" w:cs="Times New Roman"/>
        </w:rPr>
        <w:t xml:space="preserve"> </w:t>
      </w:r>
      <w:r>
        <w:rPr>
          <w:rFonts w:ascii="Times New Roman" w:hAnsi="Times New Roman" w:cs="Times New Roman"/>
        </w:rPr>
        <w:t xml:space="preserve">business manager, Boris Mikhailovich </w:t>
      </w:r>
      <w:proofErr w:type="spellStart"/>
      <w:r>
        <w:rPr>
          <w:rFonts w:ascii="Times New Roman" w:hAnsi="Times New Roman" w:cs="Times New Roman"/>
        </w:rPr>
        <w:t>Krutikov</w:t>
      </w:r>
      <w:proofErr w:type="spellEnd"/>
      <w:r w:rsidR="00C43A8E">
        <w:rPr>
          <w:rFonts w:ascii="Times New Roman" w:hAnsi="Times New Roman" w:cs="Times New Roman"/>
        </w:rPr>
        <w:t xml:space="preserve">, and </w:t>
      </w:r>
      <w:r>
        <w:rPr>
          <w:rFonts w:ascii="Times New Roman" w:hAnsi="Times New Roman" w:cs="Times New Roman"/>
        </w:rPr>
        <w:t>was elected as president of the new corporation.</w:t>
      </w:r>
      <w:r>
        <w:rPr>
          <w:rStyle w:val="FootnoteReference"/>
          <w:rFonts w:ascii="Times New Roman" w:hAnsi="Times New Roman" w:cs="Times New Roman"/>
        </w:rPr>
        <w:footnoteReference w:id="91"/>
      </w:r>
      <w:r>
        <w:rPr>
          <w:rFonts w:ascii="Times New Roman" w:hAnsi="Times New Roman" w:cs="Times New Roman"/>
        </w:rPr>
        <w:t xml:space="preserve"> </w:t>
      </w:r>
    </w:p>
    <w:p w14:paraId="6289F341" w14:textId="3D0A2AC8"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In 1926 Anderson and the YMCA were drawn into a conflict due to the expansion of the RSCM. The synod of</w:t>
      </w:r>
      <w:r w:rsidR="00DA3538">
        <w:rPr>
          <w:rFonts w:ascii="Times New Roman" w:hAnsi="Times New Roman" w:cs="Times New Roman"/>
        </w:rPr>
        <w:t xml:space="preserve"> </w:t>
      </w:r>
      <w:r>
        <w:rPr>
          <w:rFonts w:ascii="Times New Roman" w:hAnsi="Times New Roman" w:cs="Times New Roman"/>
        </w:rPr>
        <w:t xml:space="preserve">Orthodox bishops based in </w:t>
      </w:r>
      <w:proofErr w:type="spellStart"/>
      <w:r>
        <w:rPr>
          <w:rFonts w:ascii="Times New Roman" w:hAnsi="Times New Roman" w:cs="Times New Roman"/>
        </w:rPr>
        <w:t>Sremski</w:t>
      </w:r>
      <w:proofErr w:type="spellEnd"/>
      <w:r>
        <w:rPr>
          <w:rFonts w:ascii="Times New Roman" w:hAnsi="Times New Roman" w:cs="Times New Roman"/>
        </w:rPr>
        <w:t xml:space="preserve"> </w:t>
      </w:r>
      <w:proofErr w:type="spellStart"/>
      <w:r>
        <w:rPr>
          <w:rFonts w:ascii="Times New Roman" w:hAnsi="Times New Roman" w:cs="Times New Roman"/>
        </w:rPr>
        <w:t>Karlovci</w:t>
      </w:r>
      <w:proofErr w:type="spellEnd"/>
      <w:r>
        <w:rPr>
          <w:rFonts w:ascii="Times New Roman" w:hAnsi="Times New Roman" w:cs="Times New Roman"/>
        </w:rPr>
        <w:t xml:space="preserve"> in Serbia argued that students of the RSCM should submit to its authority, rather than the authority of</w:t>
      </w:r>
      <w:r w:rsidR="00A53F1D">
        <w:rPr>
          <w:rFonts w:ascii="Times New Roman" w:hAnsi="Times New Roman" w:cs="Times New Roman"/>
        </w:rPr>
        <w:t xml:space="preserve"> </w:t>
      </w:r>
      <w:proofErr w:type="spellStart"/>
      <w:r>
        <w:rPr>
          <w:rFonts w:ascii="Times New Roman" w:hAnsi="Times New Roman" w:cs="Times New Roman"/>
        </w:rPr>
        <w:t>Evlog</w:t>
      </w:r>
      <w:r w:rsidR="00517CC8">
        <w:rPr>
          <w:rFonts w:ascii="Times New Roman" w:hAnsi="Times New Roman" w:cs="Times New Roman"/>
        </w:rPr>
        <w:t>ii</w:t>
      </w:r>
      <w:proofErr w:type="spellEnd"/>
      <w:r>
        <w:rPr>
          <w:rFonts w:ascii="Times New Roman" w:hAnsi="Times New Roman" w:cs="Times New Roman"/>
        </w:rPr>
        <w:t xml:space="preserve">, which they did not recognize. Here is Anderson’s analysis of the conflict: </w:t>
      </w:r>
    </w:p>
    <w:p w14:paraId="6145E4F8" w14:textId="77777777" w:rsidR="00C44E92" w:rsidRDefault="00C44E92" w:rsidP="00C44E92">
      <w:pPr>
        <w:ind w:left="720"/>
        <w:contextualSpacing/>
        <w:rPr>
          <w:rFonts w:ascii="Times New Roman" w:hAnsi="Times New Roman" w:cs="Times New Roman"/>
        </w:rPr>
      </w:pPr>
      <w:r>
        <w:rPr>
          <w:rFonts w:ascii="Times New Roman" w:hAnsi="Times New Roman" w:cs="Times New Roman"/>
        </w:rPr>
        <w:t>T</w:t>
      </w:r>
      <w:r w:rsidRPr="0097331A">
        <w:rPr>
          <w:rFonts w:ascii="Times New Roman" w:hAnsi="Times New Roman" w:cs="Times New Roman"/>
        </w:rPr>
        <w:t xml:space="preserve">he Russian emigre bishops in Serbia resented any initiative or activity which seemed to diminish their </w:t>
      </w:r>
      <w:r>
        <w:rPr>
          <w:rFonts w:ascii="Times New Roman" w:hAnsi="Times New Roman" w:cs="Times New Roman"/>
        </w:rPr>
        <w:t>e</w:t>
      </w:r>
      <w:r w:rsidRPr="0097331A">
        <w:rPr>
          <w:rFonts w:ascii="Times New Roman" w:hAnsi="Times New Roman" w:cs="Times New Roman"/>
        </w:rPr>
        <w:t>piscopal standing</w:t>
      </w:r>
      <w:r>
        <w:rPr>
          <w:rFonts w:ascii="Times New Roman" w:hAnsi="Times New Roman" w:cs="Times New Roman"/>
        </w:rPr>
        <w:t xml:space="preserve"> and </w:t>
      </w:r>
      <w:r w:rsidRPr="0097331A">
        <w:rPr>
          <w:rFonts w:ascii="Times New Roman" w:hAnsi="Times New Roman" w:cs="Times New Roman"/>
        </w:rPr>
        <w:t>authority. They felt that the</w:t>
      </w:r>
      <w:r>
        <w:rPr>
          <w:rFonts w:ascii="Times New Roman" w:hAnsi="Times New Roman" w:cs="Times New Roman"/>
        </w:rPr>
        <w:t xml:space="preserve"> RSCM </w:t>
      </w:r>
      <w:r w:rsidRPr="0097331A">
        <w:rPr>
          <w:rFonts w:ascii="Times New Roman" w:hAnsi="Times New Roman" w:cs="Times New Roman"/>
        </w:rPr>
        <w:t>was doing just that, and they blamed the</w:t>
      </w:r>
      <w:r>
        <w:rPr>
          <w:rFonts w:ascii="Times New Roman" w:hAnsi="Times New Roman" w:cs="Times New Roman"/>
        </w:rPr>
        <w:t xml:space="preserve"> YMCA </w:t>
      </w:r>
      <w:r w:rsidRPr="0097331A">
        <w:rPr>
          <w:rFonts w:ascii="Times New Roman" w:hAnsi="Times New Roman" w:cs="Times New Roman"/>
        </w:rPr>
        <w:t xml:space="preserve">for leading earnest young </w:t>
      </w:r>
      <w:r>
        <w:rPr>
          <w:rFonts w:ascii="Times New Roman" w:hAnsi="Times New Roman" w:cs="Times New Roman"/>
        </w:rPr>
        <w:t>O</w:t>
      </w:r>
      <w:r w:rsidRPr="0097331A">
        <w:rPr>
          <w:rFonts w:ascii="Times New Roman" w:hAnsi="Times New Roman" w:cs="Times New Roman"/>
        </w:rPr>
        <w:t xml:space="preserve">rthodox down the garden </w:t>
      </w:r>
      <w:r w:rsidRPr="0097331A">
        <w:rPr>
          <w:rFonts w:ascii="Times New Roman" w:hAnsi="Times New Roman" w:cs="Times New Roman"/>
        </w:rPr>
        <w:lastRenderedPageBreak/>
        <w:t>path</w:t>
      </w:r>
      <w:r>
        <w:rPr>
          <w:rFonts w:ascii="Times New Roman" w:hAnsi="Times New Roman" w:cs="Times New Roman"/>
        </w:rPr>
        <w:t xml:space="preserve"> </w:t>
      </w:r>
      <w:r w:rsidRPr="0097331A">
        <w:rPr>
          <w:rFonts w:ascii="Times New Roman" w:hAnsi="Times New Roman" w:cs="Times New Roman"/>
        </w:rPr>
        <w:t>to their personal peril and to the destruction of the Russian Orthodox Church as it had been in Russia.</w:t>
      </w:r>
      <w:r>
        <w:rPr>
          <w:rStyle w:val="FootnoteReference"/>
          <w:rFonts w:ascii="Times New Roman" w:hAnsi="Times New Roman" w:cs="Times New Roman"/>
        </w:rPr>
        <w:footnoteReference w:id="92"/>
      </w:r>
      <w:r>
        <w:rPr>
          <w:rFonts w:ascii="Times New Roman" w:hAnsi="Times New Roman" w:cs="Times New Roman"/>
        </w:rPr>
        <w:t xml:space="preserve"> </w:t>
      </w:r>
    </w:p>
    <w:p w14:paraId="516DEE8F" w14:textId="77777777" w:rsidR="00C44E92" w:rsidRDefault="00C44E92" w:rsidP="00C44E92">
      <w:pPr>
        <w:contextualSpacing/>
        <w:rPr>
          <w:rFonts w:ascii="Times New Roman" w:hAnsi="Times New Roman" w:cs="Times New Roman"/>
        </w:rPr>
      </w:pPr>
    </w:p>
    <w:p w14:paraId="3AE07582" w14:textId="5498160D" w:rsidR="00C44E92" w:rsidRDefault="00C44E92" w:rsidP="00393E18">
      <w:pPr>
        <w:spacing w:line="480" w:lineRule="auto"/>
        <w:ind w:firstLine="720"/>
        <w:contextualSpacing/>
        <w:rPr>
          <w:rFonts w:ascii="Times New Roman" w:hAnsi="Times New Roman" w:cs="Times New Roman"/>
        </w:rPr>
      </w:pPr>
      <w:r>
        <w:rPr>
          <w:rFonts w:ascii="Times New Roman" w:hAnsi="Times New Roman" w:cs="Times New Roman"/>
        </w:rPr>
        <w:t>The Orthodox Theological Institute was a fully Russian organization, but Anderson, Mott, and the Y</w:t>
      </w:r>
      <w:r w:rsidR="00D84A34">
        <w:rPr>
          <w:rFonts w:ascii="Times New Roman" w:hAnsi="Times New Roman" w:cs="Times New Roman"/>
        </w:rPr>
        <w:t xml:space="preserve"> </w:t>
      </w:r>
      <w:r>
        <w:rPr>
          <w:rFonts w:ascii="Times New Roman" w:hAnsi="Times New Roman" w:cs="Times New Roman"/>
        </w:rPr>
        <w:t xml:space="preserve">played key roles during its formation. Mott first discussed the idea for a theological institution with Lev </w:t>
      </w:r>
      <w:proofErr w:type="spellStart"/>
      <w:r>
        <w:rPr>
          <w:rFonts w:ascii="Times New Roman" w:hAnsi="Times New Roman" w:cs="Times New Roman"/>
        </w:rPr>
        <w:t>Liperovsky</w:t>
      </w:r>
      <w:proofErr w:type="spellEnd"/>
      <w:r>
        <w:rPr>
          <w:rFonts w:ascii="Times New Roman" w:hAnsi="Times New Roman" w:cs="Times New Roman"/>
        </w:rPr>
        <w:t xml:space="preserve">, Lev Zander, and Alexander </w:t>
      </w:r>
      <w:proofErr w:type="spellStart"/>
      <w:r>
        <w:rPr>
          <w:rFonts w:ascii="Times New Roman" w:hAnsi="Times New Roman" w:cs="Times New Roman"/>
        </w:rPr>
        <w:t>Nikitin</w:t>
      </w:r>
      <w:proofErr w:type="spellEnd"/>
      <w:r>
        <w:rPr>
          <w:rFonts w:ascii="Times New Roman" w:hAnsi="Times New Roman" w:cs="Times New Roman"/>
        </w:rPr>
        <w:t xml:space="preserve"> at a 1922 meeting of the World Student Christian Federation. In 1923 Mott met with Russian theologians at a meeting hosted by the National Office of the Czechoslovak YMCA, with Anderson and</w:t>
      </w:r>
      <w:r w:rsidR="00E91DB9">
        <w:rPr>
          <w:rFonts w:ascii="Times New Roman" w:hAnsi="Times New Roman" w:cs="Times New Roman"/>
        </w:rPr>
        <w:t xml:space="preserve"> </w:t>
      </w:r>
      <w:proofErr w:type="spellStart"/>
      <w:r>
        <w:rPr>
          <w:rFonts w:ascii="Times New Roman" w:hAnsi="Times New Roman" w:cs="Times New Roman"/>
        </w:rPr>
        <w:t>Lowrie</w:t>
      </w:r>
      <w:proofErr w:type="spellEnd"/>
      <w:r>
        <w:rPr>
          <w:rFonts w:ascii="Times New Roman" w:hAnsi="Times New Roman" w:cs="Times New Roman"/>
        </w:rPr>
        <w:t xml:space="preserve"> in attendance. In July 1924</w:t>
      </w:r>
      <w:r w:rsidR="00080EA8">
        <w:rPr>
          <w:rFonts w:ascii="Times New Roman" w:hAnsi="Times New Roman" w:cs="Times New Roman"/>
        </w:rPr>
        <w:t>,</w:t>
      </w:r>
      <w:r w:rsidR="00A53F1D">
        <w:rPr>
          <w:rFonts w:ascii="Times New Roman" w:hAnsi="Times New Roman" w:cs="Times New Roman"/>
        </w:rPr>
        <w:t xml:space="preserve"> </w:t>
      </w:r>
      <w:proofErr w:type="spellStart"/>
      <w:r>
        <w:rPr>
          <w:rFonts w:ascii="Times New Roman" w:hAnsi="Times New Roman" w:cs="Times New Roman"/>
        </w:rPr>
        <w:t>Evlog</w:t>
      </w:r>
      <w:r w:rsidR="00517CC8">
        <w:rPr>
          <w:rFonts w:ascii="Times New Roman" w:hAnsi="Times New Roman" w:cs="Times New Roman"/>
        </w:rPr>
        <w:t>ii</w:t>
      </w:r>
      <w:proofErr w:type="spellEnd"/>
      <w:r w:rsidR="00517CC8">
        <w:rPr>
          <w:rFonts w:ascii="Times New Roman" w:hAnsi="Times New Roman" w:cs="Times New Roman"/>
        </w:rPr>
        <w:t xml:space="preserve"> </w:t>
      </w:r>
      <w:r>
        <w:rPr>
          <w:rFonts w:ascii="Times New Roman" w:hAnsi="Times New Roman" w:cs="Times New Roman"/>
        </w:rPr>
        <w:t xml:space="preserve">learned that Mott would be in Paris, so he invited Mott, </w:t>
      </w:r>
      <w:proofErr w:type="spellStart"/>
      <w:r>
        <w:rPr>
          <w:rFonts w:ascii="Times New Roman" w:hAnsi="Times New Roman" w:cs="Times New Roman"/>
        </w:rPr>
        <w:t>Kullman</w:t>
      </w:r>
      <w:proofErr w:type="spellEnd"/>
      <w:r>
        <w:rPr>
          <w:rFonts w:ascii="Times New Roman" w:hAnsi="Times New Roman" w:cs="Times New Roman"/>
        </w:rPr>
        <w:t>, and Anderson to meet and discuss the possibility of purchasing a property. Mott pledged five thousand dollars for a down payment, and the next day Anderson and others inspected and approved the property. Th</w:t>
      </w:r>
      <w:r w:rsidR="00713A09">
        <w:rPr>
          <w:rFonts w:ascii="Times New Roman" w:hAnsi="Times New Roman" w:cs="Times New Roman"/>
        </w:rPr>
        <w:t xml:space="preserve">e </w:t>
      </w:r>
      <w:r>
        <w:rPr>
          <w:rFonts w:ascii="Times New Roman" w:hAnsi="Times New Roman" w:cs="Times New Roman"/>
        </w:rPr>
        <w:t>progress le</w:t>
      </w:r>
      <w:r w:rsidR="00713A09">
        <w:rPr>
          <w:rFonts w:ascii="Times New Roman" w:hAnsi="Times New Roman" w:cs="Times New Roman"/>
        </w:rPr>
        <w:t xml:space="preserve">d </w:t>
      </w:r>
      <w:r>
        <w:rPr>
          <w:rFonts w:ascii="Times New Roman" w:hAnsi="Times New Roman" w:cs="Times New Roman"/>
        </w:rPr>
        <w:t>to the formation of the Institute, with a building, faculty, and organizational committee.</w:t>
      </w:r>
      <w:r>
        <w:rPr>
          <w:rStyle w:val="FootnoteReference"/>
          <w:rFonts w:ascii="Times New Roman" w:hAnsi="Times New Roman" w:cs="Times New Roman"/>
        </w:rPr>
        <w:footnoteReference w:id="93"/>
      </w:r>
      <w:r w:rsidR="00393E18">
        <w:rPr>
          <w:rFonts w:ascii="Times New Roman" w:hAnsi="Times New Roman" w:cs="Times New Roman"/>
        </w:rPr>
        <w:t xml:space="preserve"> </w:t>
      </w:r>
      <w:r>
        <w:rPr>
          <w:rFonts w:ascii="Times New Roman" w:hAnsi="Times New Roman" w:cs="Times New Roman"/>
        </w:rPr>
        <w:t xml:space="preserve">Anderson served on the organizational committee, along with Rev. Canon John Douglas, Foreign Relations Counselor of the Archbishop of Canterbury. From the beginning, Anderson played a key financial and administrative role: “The Metropolitan and the staff at the Institute came to depend on my counsel.” </w:t>
      </w:r>
      <w:r w:rsidR="00C43A8E">
        <w:rPr>
          <w:rFonts w:ascii="Times New Roman" w:hAnsi="Times New Roman" w:cs="Times New Roman"/>
        </w:rPr>
        <w:t xml:space="preserve">He </w:t>
      </w:r>
      <w:r>
        <w:rPr>
          <w:rFonts w:ascii="Times New Roman" w:hAnsi="Times New Roman" w:cs="Times New Roman"/>
        </w:rPr>
        <w:t>actively support</w:t>
      </w:r>
      <w:r w:rsidR="00C43A8E">
        <w:rPr>
          <w:rFonts w:ascii="Times New Roman" w:hAnsi="Times New Roman" w:cs="Times New Roman"/>
        </w:rPr>
        <w:t xml:space="preserve">ed </w:t>
      </w:r>
      <w:r>
        <w:rPr>
          <w:rFonts w:ascii="Times New Roman" w:hAnsi="Times New Roman" w:cs="Times New Roman"/>
        </w:rPr>
        <w:t>the fundraising for the institute and RSCM with donors from the Church of England, the Episcopal Church of the US, and churches in Sweden, Switzerland, and the Netherlands.</w:t>
      </w:r>
      <w:r>
        <w:rPr>
          <w:rStyle w:val="FootnoteReference"/>
          <w:rFonts w:ascii="Times New Roman" w:hAnsi="Times New Roman" w:cs="Times New Roman"/>
        </w:rPr>
        <w:footnoteReference w:id="94"/>
      </w:r>
      <w:r w:rsidRPr="008154AA">
        <w:rPr>
          <w:rFonts w:ascii="Times New Roman" w:hAnsi="Times New Roman" w:cs="Times New Roman"/>
        </w:rPr>
        <w:t xml:space="preserve"> </w:t>
      </w:r>
    </w:p>
    <w:p w14:paraId="5008C881" w14:textId="74720C9D"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 xml:space="preserve">The establishment of the Orthodox Theological Institute and RSCM led to increased conversations among students and professors and their Anglican counterparts. The British Student Christian Movement and a number of leaders of the Church of England became </w:t>
      </w:r>
      <w:r>
        <w:rPr>
          <w:rFonts w:ascii="Times New Roman" w:hAnsi="Times New Roman" w:cs="Times New Roman"/>
        </w:rPr>
        <w:lastRenderedPageBreak/>
        <w:t>involved.</w:t>
      </w:r>
      <w:r>
        <w:rPr>
          <w:rStyle w:val="FootnoteReference"/>
          <w:rFonts w:ascii="Times New Roman" w:hAnsi="Times New Roman" w:cs="Times New Roman"/>
        </w:rPr>
        <w:footnoteReference w:id="95"/>
      </w:r>
      <w:r>
        <w:rPr>
          <w:rFonts w:ascii="Times New Roman" w:hAnsi="Times New Roman" w:cs="Times New Roman"/>
        </w:rPr>
        <w:t xml:space="preserve"> There had been a long history of interest in Anglican-Orthodox relations, and these conversations began a new stage of this story</w:t>
      </w:r>
      <w:r w:rsidR="00BD2C93">
        <w:rPr>
          <w:rFonts w:ascii="Times New Roman" w:hAnsi="Times New Roman" w:cs="Times New Roman"/>
        </w:rPr>
        <w:t xml:space="preserve">; </w:t>
      </w:r>
      <w:r>
        <w:rPr>
          <w:rFonts w:ascii="Times New Roman" w:hAnsi="Times New Roman" w:cs="Times New Roman"/>
        </w:rPr>
        <w:t>Cosmo Lang, Archbishop of Canterbury, participated. Anglo-Russian student conferences in 1928 and 1929 led to the formation of the Fellowship of St. Alban and St. Sergius.</w:t>
      </w:r>
      <w:r>
        <w:rPr>
          <w:rStyle w:val="FootnoteReference"/>
          <w:rFonts w:ascii="Times New Roman" w:hAnsi="Times New Roman" w:cs="Times New Roman"/>
        </w:rPr>
        <w:footnoteReference w:id="96"/>
      </w:r>
      <w:r>
        <w:rPr>
          <w:rFonts w:ascii="Times New Roman" w:hAnsi="Times New Roman" w:cs="Times New Roman"/>
        </w:rPr>
        <w:t xml:space="preserve"> </w:t>
      </w:r>
    </w:p>
    <w:p w14:paraId="668FD89A" w14:textId="7A420769" w:rsidR="00C50C14" w:rsidRPr="00C50C14" w:rsidRDefault="00C44E92" w:rsidP="00C50C14">
      <w:pPr>
        <w:spacing w:line="480" w:lineRule="auto"/>
        <w:ind w:firstLine="720"/>
        <w:contextualSpacing/>
        <w:rPr>
          <w:rFonts w:ascii="Times New Roman" w:hAnsi="Times New Roman" w:cs="Times New Roman"/>
        </w:rPr>
      </w:pPr>
      <w:r>
        <w:rPr>
          <w:rFonts w:ascii="Times New Roman" w:hAnsi="Times New Roman" w:cs="Times New Roman"/>
        </w:rPr>
        <w:t xml:space="preserve">Anderson played a role in supporting Nicholas Zernov, a key participant in Orthodox-Anglican relations. </w:t>
      </w:r>
      <w:r w:rsidR="00C43A8E">
        <w:rPr>
          <w:rFonts w:ascii="Times New Roman" w:hAnsi="Times New Roman" w:cs="Times New Roman"/>
        </w:rPr>
        <w:t xml:space="preserve">He </w:t>
      </w:r>
      <w:r>
        <w:rPr>
          <w:rFonts w:ascii="Times New Roman" w:hAnsi="Times New Roman" w:cs="Times New Roman"/>
        </w:rPr>
        <w:t xml:space="preserve">joined with John Douglas of the Church of England and Robert Mackie of the British Student Christian Movement in providing sponsorship for Zernov to study at the University of Oxford on the history and thought of the early church fathers and the ecumenical councils. This was supported with the goal of preparing </w:t>
      </w:r>
      <w:r w:rsidR="00EC12E9">
        <w:rPr>
          <w:rFonts w:ascii="Times New Roman" w:hAnsi="Times New Roman" w:cs="Times New Roman"/>
        </w:rPr>
        <w:t xml:space="preserve">this young émigré </w:t>
      </w:r>
      <w:r>
        <w:rPr>
          <w:rFonts w:ascii="Times New Roman" w:hAnsi="Times New Roman" w:cs="Times New Roman"/>
        </w:rPr>
        <w:t xml:space="preserve">to provide future guidance for the Fellowship of St. Alban and St. Sergius. </w:t>
      </w:r>
      <w:r w:rsidR="00EC12E9">
        <w:rPr>
          <w:rFonts w:ascii="Times New Roman" w:hAnsi="Times New Roman" w:cs="Times New Roman"/>
        </w:rPr>
        <w:t xml:space="preserve">He </w:t>
      </w:r>
      <w:r>
        <w:rPr>
          <w:rFonts w:ascii="Times New Roman" w:hAnsi="Times New Roman" w:cs="Times New Roman"/>
        </w:rPr>
        <w:t>pursued his studies with enthusiasm and earned a Ph.D. degree before his appointment as the Spalding Lecturer on Eastern Orthodox Culture at Oxford.</w:t>
      </w:r>
      <w:r>
        <w:rPr>
          <w:rStyle w:val="FootnoteReference"/>
          <w:rFonts w:ascii="Times New Roman" w:hAnsi="Times New Roman" w:cs="Times New Roman"/>
        </w:rPr>
        <w:footnoteReference w:id="97"/>
      </w:r>
      <w:r w:rsidR="00C50C14">
        <w:rPr>
          <w:rFonts w:ascii="Times New Roman" w:hAnsi="Times New Roman" w:cs="Times New Roman"/>
        </w:rPr>
        <w:t xml:space="preserve"> </w:t>
      </w:r>
      <w:r w:rsidR="00C50C14" w:rsidRPr="009766FF">
        <w:rPr>
          <w:rFonts w:ascii="Times New Roman" w:hAnsi="Times New Roman"/>
        </w:rPr>
        <w:t>Years later Zernov described his appreciation for the work of American YMCA leaders, specifically</w:t>
      </w:r>
      <w:r w:rsidR="00E91DB9">
        <w:rPr>
          <w:rFonts w:ascii="Times New Roman" w:hAnsi="Times New Roman"/>
        </w:rPr>
        <w:t xml:space="preserve"> </w:t>
      </w:r>
      <w:proofErr w:type="spellStart"/>
      <w:r w:rsidR="00C50C14" w:rsidRPr="009766FF">
        <w:rPr>
          <w:rFonts w:ascii="Times New Roman" w:hAnsi="Times New Roman"/>
        </w:rPr>
        <w:t>MacNaughten</w:t>
      </w:r>
      <w:proofErr w:type="spellEnd"/>
      <w:r w:rsidR="00C50C14" w:rsidRPr="009766FF">
        <w:rPr>
          <w:rFonts w:ascii="Times New Roman" w:hAnsi="Times New Roman"/>
        </w:rPr>
        <w:t xml:space="preserve">, Anderson, and </w:t>
      </w:r>
      <w:proofErr w:type="spellStart"/>
      <w:r w:rsidR="00C50C14" w:rsidRPr="009766FF">
        <w:rPr>
          <w:rFonts w:ascii="Times New Roman" w:hAnsi="Times New Roman"/>
          <w:color w:val="000000"/>
        </w:rPr>
        <w:t>Kullman</w:t>
      </w:r>
      <w:proofErr w:type="spellEnd"/>
      <w:r w:rsidR="00C50C14" w:rsidRPr="009766FF">
        <w:rPr>
          <w:rFonts w:ascii="Times New Roman" w:hAnsi="Times New Roman"/>
          <w:color w:val="000000"/>
        </w:rPr>
        <w:t>:</w:t>
      </w:r>
    </w:p>
    <w:p w14:paraId="377580FC" w14:textId="4B6E7121" w:rsidR="00C50C14" w:rsidRDefault="00C50C14" w:rsidP="00C50C14">
      <w:pPr>
        <w:ind w:left="720"/>
        <w:contextualSpacing/>
        <w:rPr>
          <w:rFonts w:ascii="Times New Roman" w:hAnsi="Times New Roman"/>
          <w:color w:val="000000"/>
        </w:rPr>
      </w:pPr>
      <w:r w:rsidRPr="009766FF">
        <w:rPr>
          <w:rFonts w:ascii="Times New Roman" w:hAnsi="Times New Roman"/>
          <w:color w:val="000000"/>
        </w:rPr>
        <w:t>Their experience and benevolence were very valuable for the Movement</w:t>
      </w:r>
      <w:r w:rsidR="00047905">
        <w:rPr>
          <w:rFonts w:ascii="Times New Roman" w:hAnsi="Times New Roman"/>
          <w:color w:val="000000"/>
        </w:rPr>
        <w:t xml:space="preserve">. </w:t>
      </w:r>
      <w:r w:rsidRPr="009766FF">
        <w:rPr>
          <w:rFonts w:ascii="Times New Roman" w:hAnsi="Times New Roman"/>
          <w:color w:val="000000"/>
        </w:rPr>
        <w:t>With them we immediately developed a relationship of full trust and friendship</w:t>
      </w:r>
      <w:r w:rsidR="00047905">
        <w:rPr>
          <w:rFonts w:ascii="Times New Roman" w:hAnsi="Times New Roman"/>
          <w:color w:val="000000"/>
        </w:rPr>
        <w:t xml:space="preserve">. </w:t>
      </w:r>
      <w:r w:rsidRPr="009766FF">
        <w:rPr>
          <w:rFonts w:ascii="Times New Roman" w:hAnsi="Times New Roman"/>
          <w:color w:val="000000"/>
        </w:rPr>
        <w:t>Although financial assistance from foreigners passed through their hands they never behaved as a boss</w:t>
      </w:r>
      <w:r w:rsidR="00047905">
        <w:rPr>
          <w:rFonts w:ascii="Times New Roman" w:hAnsi="Times New Roman"/>
          <w:color w:val="000000"/>
        </w:rPr>
        <w:t xml:space="preserve">. </w:t>
      </w:r>
      <w:r w:rsidRPr="009766FF">
        <w:rPr>
          <w:rFonts w:ascii="Times New Roman" w:hAnsi="Times New Roman"/>
          <w:color w:val="000000"/>
        </w:rPr>
        <w:t>On the contrary, they were attracted to Orthodoxy and Russian culture, they spoke Russian well, and identified themselves completely with the Movement</w:t>
      </w:r>
      <w:r w:rsidR="00047905">
        <w:rPr>
          <w:rFonts w:ascii="Times New Roman" w:hAnsi="Times New Roman"/>
          <w:color w:val="000000"/>
        </w:rPr>
        <w:t xml:space="preserve">. </w:t>
      </w:r>
      <w:r w:rsidRPr="009766FF">
        <w:rPr>
          <w:rFonts w:ascii="Times New Roman" w:hAnsi="Times New Roman"/>
          <w:color w:val="000000"/>
        </w:rPr>
        <w:t>Each of them were specialists in their own sphere of work.</w:t>
      </w:r>
      <w:r>
        <w:rPr>
          <w:rStyle w:val="FootnoteReference"/>
          <w:rFonts w:ascii="Times New Roman" w:hAnsi="Times New Roman"/>
          <w:color w:val="000000"/>
        </w:rPr>
        <w:footnoteReference w:id="98"/>
      </w:r>
    </w:p>
    <w:p w14:paraId="29A7B63C" w14:textId="77777777" w:rsidR="00C50C14" w:rsidRPr="009766FF" w:rsidRDefault="00C50C14" w:rsidP="00C50C14">
      <w:pPr>
        <w:ind w:left="720"/>
        <w:contextualSpacing/>
        <w:rPr>
          <w:rFonts w:ascii="Times New Roman" w:hAnsi="Times New Roman"/>
          <w:color w:val="000000"/>
        </w:rPr>
      </w:pPr>
    </w:p>
    <w:p w14:paraId="486D1B39" w14:textId="6992CCF5" w:rsidR="00C44E92" w:rsidRPr="00827BAC" w:rsidRDefault="00C44E92" w:rsidP="00C44E92">
      <w:pPr>
        <w:pStyle w:val="Heading1"/>
        <w:spacing w:before="0" w:beforeAutospacing="0" w:after="0" w:afterAutospacing="0" w:line="480" w:lineRule="auto"/>
        <w:ind w:firstLine="720"/>
        <w:contextualSpacing/>
        <w:textAlignment w:val="baseline"/>
        <w:rPr>
          <w:b w:val="0"/>
          <w:bCs w:val="0"/>
          <w:sz w:val="24"/>
          <w:szCs w:val="24"/>
        </w:rPr>
      </w:pPr>
      <w:r>
        <w:rPr>
          <w:b w:val="0"/>
          <w:bCs w:val="0"/>
          <w:sz w:val="24"/>
          <w:szCs w:val="24"/>
        </w:rPr>
        <w:t xml:space="preserve">Since Anderson was focused on the YMCA Press and Correspondence School, </w:t>
      </w:r>
      <w:proofErr w:type="spellStart"/>
      <w:r>
        <w:rPr>
          <w:b w:val="0"/>
          <w:bCs w:val="0"/>
          <w:sz w:val="24"/>
          <w:szCs w:val="24"/>
        </w:rPr>
        <w:t>MacNaughten</w:t>
      </w:r>
      <w:proofErr w:type="spellEnd"/>
      <w:r>
        <w:rPr>
          <w:b w:val="0"/>
          <w:bCs w:val="0"/>
          <w:sz w:val="24"/>
          <w:szCs w:val="24"/>
        </w:rPr>
        <w:t xml:space="preserve"> took on the primary responsibility for raising funds for the theological institute, which was funded primarily from the US and England during its early years. </w:t>
      </w:r>
      <w:proofErr w:type="spellStart"/>
      <w:r>
        <w:rPr>
          <w:b w:val="0"/>
          <w:bCs w:val="0"/>
          <w:sz w:val="24"/>
          <w:szCs w:val="24"/>
        </w:rPr>
        <w:t>MacNaughten</w:t>
      </w:r>
      <w:proofErr w:type="spellEnd"/>
      <w:r>
        <w:rPr>
          <w:b w:val="0"/>
          <w:bCs w:val="0"/>
          <w:sz w:val="24"/>
          <w:szCs w:val="24"/>
        </w:rPr>
        <w:t xml:space="preserve"> and </w:t>
      </w:r>
      <w:proofErr w:type="spellStart"/>
      <w:r>
        <w:rPr>
          <w:b w:val="0"/>
          <w:bCs w:val="0"/>
          <w:sz w:val="24"/>
          <w:szCs w:val="24"/>
        </w:rPr>
        <w:lastRenderedPageBreak/>
        <w:t>Kullman</w:t>
      </w:r>
      <w:proofErr w:type="spellEnd"/>
      <w:r>
        <w:rPr>
          <w:b w:val="0"/>
          <w:bCs w:val="0"/>
          <w:sz w:val="24"/>
          <w:szCs w:val="24"/>
        </w:rPr>
        <w:t xml:space="preserve"> traveled to the US in 1927 to raise funds. </w:t>
      </w:r>
      <w:proofErr w:type="spellStart"/>
      <w:r w:rsidR="00B63D64">
        <w:rPr>
          <w:b w:val="0"/>
          <w:bCs w:val="0"/>
          <w:sz w:val="24"/>
          <w:szCs w:val="24"/>
        </w:rPr>
        <w:t>MacNaughten</w:t>
      </w:r>
      <w:proofErr w:type="spellEnd"/>
      <w:r w:rsidR="00B63D64">
        <w:rPr>
          <w:b w:val="0"/>
          <w:bCs w:val="0"/>
          <w:sz w:val="24"/>
          <w:szCs w:val="24"/>
        </w:rPr>
        <w:t xml:space="preserve"> </w:t>
      </w:r>
      <w:r>
        <w:rPr>
          <w:b w:val="0"/>
          <w:bCs w:val="0"/>
          <w:sz w:val="24"/>
          <w:szCs w:val="24"/>
        </w:rPr>
        <w:t>approached the Episcopal Church Center for a grant from the Bishop White Memorial Fund to buy books for the institute’s library. Florovsky was able to build up the library by making purchases of patristic literature from Russian émigré librar</w:t>
      </w:r>
      <w:r w:rsidR="005A679C">
        <w:rPr>
          <w:b w:val="0"/>
          <w:bCs w:val="0"/>
          <w:sz w:val="24"/>
          <w:szCs w:val="24"/>
        </w:rPr>
        <w:t>i</w:t>
      </w:r>
      <w:r>
        <w:rPr>
          <w:b w:val="0"/>
          <w:bCs w:val="0"/>
          <w:sz w:val="24"/>
          <w:szCs w:val="24"/>
        </w:rPr>
        <w:t xml:space="preserve">es, using resources provided by this Fund. </w:t>
      </w:r>
      <w:proofErr w:type="spellStart"/>
      <w:r>
        <w:rPr>
          <w:b w:val="0"/>
          <w:bCs w:val="0"/>
          <w:sz w:val="24"/>
          <w:szCs w:val="24"/>
        </w:rPr>
        <w:t>Kullman</w:t>
      </w:r>
      <w:proofErr w:type="spellEnd"/>
      <w:r>
        <w:rPr>
          <w:b w:val="0"/>
          <w:bCs w:val="0"/>
          <w:sz w:val="24"/>
          <w:szCs w:val="24"/>
        </w:rPr>
        <w:t xml:space="preserve"> worked with Henry Knox Sherrill, Bishop of Massachusetts, to make contacts among Episcopalians in Boston. </w:t>
      </w:r>
      <w:proofErr w:type="spellStart"/>
      <w:r>
        <w:rPr>
          <w:b w:val="0"/>
          <w:bCs w:val="0"/>
          <w:sz w:val="24"/>
          <w:szCs w:val="24"/>
        </w:rPr>
        <w:t>Kullman</w:t>
      </w:r>
      <w:proofErr w:type="spellEnd"/>
      <w:r>
        <w:rPr>
          <w:b w:val="0"/>
          <w:bCs w:val="0"/>
          <w:sz w:val="24"/>
          <w:szCs w:val="24"/>
        </w:rPr>
        <w:t xml:space="preserve"> met Ralph Adams Cram and his wife, who formed a Committee for Aid to the Paris Institute, which served as the most significant source of US revenue for many years. Cram was the chief architect for New York’s Cathedral of St. John the Divine. Another committee was formed in New York with participation by William T. Manning, Bishop of New York, Frank Gavin, professor at General Theological Seminary, James DeWitt Perry, Presiding Bishop, </w:t>
      </w:r>
      <w:r w:rsidR="007469C0">
        <w:rPr>
          <w:b w:val="0"/>
          <w:bCs w:val="0"/>
          <w:sz w:val="24"/>
          <w:szCs w:val="24"/>
        </w:rPr>
        <w:t xml:space="preserve">and </w:t>
      </w:r>
      <w:r>
        <w:rPr>
          <w:b w:val="0"/>
          <w:bCs w:val="0"/>
          <w:sz w:val="24"/>
          <w:szCs w:val="24"/>
        </w:rPr>
        <w:t>Reginald Belknap, treasurer of General Theological Seminary. In western New York, Lauriston L. Scaife chaired the National Episcopalian Committee for Institute support. During this period</w:t>
      </w:r>
      <w:r w:rsidR="00080EA8">
        <w:rPr>
          <w:b w:val="0"/>
          <w:bCs w:val="0"/>
          <w:sz w:val="24"/>
          <w:szCs w:val="24"/>
        </w:rPr>
        <w:t>,</w:t>
      </w:r>
      <w:r>
        <w:rPr>
          <w:b w:val="0"/>
          <w:bCs w:val="0"/>
          <w:sz w:val="24"/>
          <w:szCs w:val="24"/>
        </w:rPr>
        <w:t xml:space="preserve"> three RSCM leaders visited the Boston and New York committees to provide </w:t>
      </w:r>
      <w:r w:rsidR="007332CF">
        <w:rPr>
          <w:b w:val="0"/>
          <w:bCs w:val="0"/>
          <w:sz w:val="24"/>
          <w:szCs w:val="24"/>
        </w:rPr>
        <w:t xml:space="preserve">personal accounts on </w:t>
      </w:r>
      <w:r>
        <w:rPr>
          <w:b w:val="0"/>
          <w:bCs w:val="0"/>
          <w:sz w:val="24"/>
          <w:szCs w:val="24"/>
        </w:rPr>
        <w:t xml:space="preserve">the value of the </w:t>
      </w:r>
      <w:r w:rsidR="005C0C03">
        <w:rPr>
          <w:b w:val="0"/>
          <w:bCs w:val="0"/>
          <w:sz w:val="24"/>
          <w:szCs w:val="24"/>
        </w:rPr>
        <w:t>i</w:t>
      </w:r>
      <w:r>
        <w:rPr>
          <w:b w:val="0"/>
          <w:bCs w:val="0"/>
          <w:sz w:val="24"/>
          <w:szCs w:val="24"/>
        </w:rPr>
        <w:t>nstitute:</w:t>
      </w:r>
      <w:r w:rsidR="00776024">
        <w:rPr>
          <w:b w:val="0"/>
          <w:bCs w:val="0"/>
          <w:sz w:val="24"/>
          <w:szCs w:val="24"/>
        </w:rPr>
        <w:t xml:space="preserve"> </w:t>
      </w:r>
      <w:proofErr w:type="spellStart"/>
      <w:r>
        <w:rPr>
          <w:b w:val="0"/>
          <w:bCs w:val="0"/>
          <w:sz w:val="24"/>
          <w:szCs w:val="24"/>
        </w:rPr>
        <w:t>Zenkovsky</w:t>
      </w:r>
      <w:proofErr w:type="spellEnd"/>
      <w:r>
        <w:rPr>
          <w:b w:val="0"/>
          <w:bCs w:val="0"/>
          <w:sz w:val="24"/>
          <w:szCs w:val="24"/>
        </w:rPr>
        <w:t>,</w:t>
      </w:r>
      <w:r w:rsidR="00776024">
        <w:rPr>
          <w:b w:val="0"/>
          <w:bCs w:val="0"/>
          <w:sz w:val="24"/>
          <w:szCs w:val="24"/>
        </w:rPr>
        <w:t xml:space="preserve"> </w:t>
      </w:r>
      <w:proofErr w:type="spellStart"/>
      <w:r>
        <w:rPr>
          <w:b w:val="0"/>
          <w:bCs w:val="0"/>
          <w:sz w:val="24"/>
          <w:szCs w:val="24"/>
        </w:rPr>
        <w:t>Shidlovsky</w:t>
      </w:r>
      <w:proofErr w:type="spellEnd"/>
      <w:r>
        <w:rPr>
          <w:b w:val="0"/>
          <w:bCs w:val="0"/>
          <w:sz w:val="24"/>
          <w:szCs w:val="24"/>
        </w:rPr>
        <w:t>, and</w:t>
      </w:r>
      <w:r w:rsidR="00534BE2">
        <w:rPr>
          <w:b w:val="0"/>
          <w:bCs w:val="0"/>
          <w:sz w:val="24"/>
          <w:szCs w:val="24"/>
        </w:rPr>
        <w:t xml:space="preserve"> </w:t>
      </w:r>
      <w:proofErr w:type="spellStart"/>
      <w:r>
        <w:rPr>
          <w:b w:val="0"/>
          <w:bCs w:val="0"/>
          <w:sz w:val="24"/>
          <w:szCs w:val="24"/>
        </w:rPr>
        <w:t>Liperovsky</w:t>
      </w:r>
      <w:proofErr w:type="spellEnd"/>
      <w:r>
        <w:rPr>
          <w:b w:val="0"/>
          <w:bCs w:val="0"/>
          <w:sz w:val="24"/>
          <w:szCs w:val="24"/>
        </w:rPr>
        <w:t>.</w:t>
      </w:r>
      <w:r>
        <w:rPr>
          <w:rStyle w:val="FootnoteReference"/>
          <w:b w:val="0"/>
          <w:bCs w:val="0"/>
          <w:sz w:val="24"/>
          <w:szCs w:val="24"/>
        </w:rPr>
        <w:footnoteReference w:id="99"/>
      </w:r>
      <w:r>
        <w:rPr>
          <w:b w:val="0"/>
          <w:bCs w:val="0"/>
          <w:sz w:val="24"/>
          <w:szCs w:val="24"/>
        </w:rPr>
        <w:t xml:space="preserve"> </w:t>
      </w:r>
    </w:p>
    <w:p w14:paraId="1CBA4695" w14:textId="3FCDC3D9"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During the 1920s and 30s</w:t>
      </w:r>
      <w:r w:rsidR="00080EA8">
        <w:rPr>
          <w:rFonts w:ascii="Times New Roman" w:hAnsi="Times New Roman" w:cs="Times New Roman"/>
        </w:rPr>
        <w:t>,</w:t>
      </w:r>
      <w:r>
        <w:rPr>
          <w:rFonts w:ascii="Times New Roman" w:hAnsi="Times New Roman" w:cs="Times New Roman"/>
        </w:rPr>
        <w:t xml:space="preserve"> Anderson was promoting outreach among the émigré community, but he was also researching the Soviet government’s promotion of an anti-religious campaign and promotion of atheism. The Church of England was following these developments with alarm, and leaders organized the RCAF (Russian Churches and Clergy Aid Fund). The Archbishop of Canterbury and John Douglas invited Anderson to a meeting at Lambeth Palace for RCAF and other leaders. These leaders learned of </w:t>
      </w:r>
      <w:r w:rsidR="00C43A8E">
        <w:rPr>
          <w:rFonts w:ascii="Times New Roman" w:hAnsi="Times New Roman" w:cs="Times New Roman"/>
        </w:rPr>
        <w:t xml:space="preserve">his </w:t>
      </w:r>
      <w:r>
        <w:rPr>
          <w:rFonts w:ascii="Times New Roman" w:hAnsi="Times New Roman" w:cs="Times New Roman"/>
        </w:rPr>
        <w:t>efforts in Paris to collect information from the USSR on the conditions and challenges of religious organizations and believers</w:t>
      </w:r>
      <w:r w:rsidR="00C43A8E">
        <w:rPr>
          <w:rFonts w:ascii="Times New Roman" w:hAnsi="Times New Roman" w:cs="Times New Roman"/>
        </w:rPr>
        <w:t>;</w:t>
      </w:r>
      <w:r>
        <w:rPr>
          <w:rFonts w:ascii="Times New Roman" w:hAnsi="Times New Roman" w:cs="Times New Roman"/>
        </w:rPr>
        <w:t xml:space="preserve"> </w:t>
      </w:r>
      <w:r w:rsidR="00C43A8E">
        <w:rPr>
          <w:rFonts w:ascii="Times New Roman" w:hAnsi="Times New Roman" w:cs="Times New Roman"/>
        </w:rPr>
        <w:t xml:space="preserve">he </w:t>
      </w:r>
      <w:r>
        <w:rPr>
          <w:rFonts w:ascii="Times New Roman" w:hAnsi="Times New Roman" w:cs="Times New Roman"/>
        </w:rPr>
        <w:t xml:space="preserve">had been distributing monthly bulletins with this information. </w:t>
      </w:r>
      <w:r w:rsidR="00C43A8E">
        <w:rPr>
          <w:rFonts w:ascii="Times New Roman" w:hAnsi="Times New Roman" w:cs="Times New Roman"/>
        </w:rPr>
        <w:t xml:space="preserve">He </w:t>
      </w:r>
      <w:r>
        <w:rPr>
          <w:rFonts w:ascii="Times New Roman" w:hAnsi="Times New Roman" w:cs="Times New Roman"/>
        </w:rPr>
        <w:t xml:space="preserve">provided updates on Soviet </w:t>
      </w:r>
      <w:r>
        <w:rPr>
          <w:rFonts w:ascii="Times New Roman" w:hAnsi="Times New Roman" w:cs="Times New Roman"/>
        </w:rPr>
        <w:lastRenderedPageBreak/>
        <w:t>conditions to this group at Lambeth Palace and develop</w:t>
      </w:r>
      <w:r w:rsidR="00002310">
        <w:rPr>
          <w:rFonts w:ascii="Times New Roman" w:hAnsi="Times New Roman" w:cs="Times New Roman"/>
        </w:rPr>
        <w:t>ed</w:t>
      </w:r>
      <w:r>
        <w:rPr>
          <w:rFonts w:ascii="Times New Roman" w:hAnsi="Times New Roman" w:cs="Times New Roman"/>
        </w:rPr>
        <w:t xml:space="preserve"> a range of connections within the Anglican communion with those sharing an interest in ecumenical progress and support for persecuted Christians. His new contacts included Sir Bernard Pares, head of the School of Slavonic Studies at the University of London, and</w:t>
      </w:r>
      <w:r w:rsidR="00BD2C93">
        <w:rPr>
          <w:rFonts w:ascii="Times New Roman" w:hAnsi="Times New Roman" w:cs="Times New Roman"/>
        </w:rPr>
        <w:t xml:space="preserve"> </w:t>
      </w:r>
      <w:r>
        <w:rPr>
          <w:rFonts w:ascii="Times New Roman" w:hAnsi="Times New Roman" w:cs="Times New Roman"/>
        </w:rPr>
        <w:t xml:space="preserve">R. M. French, secretary of the Anglican and Eastern Churches Association. On the continent, Anderson’s new like-minded colleagues included Adolph Keller in Zurich, Dutch pastor F. </w:t>
      </w:r>
      <w:proofErr w:type="spellStart"/>
      <w:r>
        <w:rPr>
          <w:rFonts w:ascii="Times New Roman" w:hAnsi="Times New Roman" w:cs="Times New Roman"/>
        </w:rPr>
        <w:t>Krop</w:t>
      </w:r>
      <w:proofErr w:type="spellEnd"/>
      <w:r>
        <w:rPr>
          <w:rFonts w:ascii="Times New Roman" w:hAnsi="Times New Roman" w:cs="Times New Roman"/>
        </w:rPr>
        <w:t xml:space="preserve">, and French Reformed theologian Marc </w:t>
      </w:r>
      <w:proofErr w:type="spellStart"/>
      <w:r>
        <w:rPr>
          <w:rFonts w:ascii="Times New Roman" w:hAnsi="Times New Roman" w:cs="Times New Roman"/>
        </w:rPr>
        <w:t>Boegner</w:t>
      </w:r>
      <w:proofErr w:type="spellEnd"/>
      <w:r>
        <w:rPr>
          <w:rFonts w:ascii="Times New Roman" w:hAnsi="Times New Roman" w:cs="Times New Roman"/>
        </w:rPr>
        <w:t>. This group met in Basel, Switzerland, along with Anderson and Bulgakov.</w:t>
      </w:r>
      <w:r>
        <w:rPr>
          <w:rStyle w:val="FootnoteReference"/>
          <w:rFonts w:ascii="Times New Roman" w:hAnsi="Times New Roman" w:cs="Times New Roman"/>
        </w:rPr>
        <w:footnoteReference w:id="100"/>
      </w:r>
      <w:r>
        <w:rPr>
          <w:rFonts w:ascii="Times New Roman" w:hAnsi="Times New Roman" w:cs="Times New Roman"/>
        </w:rPr>
        <w:t xml:space="preserve"> </w:t>
      </w:r>
    </w:p>
    <w:p w14:paraId="313272AF" w14:textId="2DCB9751"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 xml:space="preserve">Anderson provided information to many of these concerned colleagues within a “Study on Religion in Russia” group through a series of mailed bulletins. Tudor Pole of RCAF proposed that </w:t>
      </w:r>
      <w:r w:rsidR="00C43A8E">
        <w:rPr>
          <w:rFonts w:ascii="Times New Roman" w:hAnsi="Times New Roman" w:cs="Times New Roman"/>
        </w:rPr>
        <w:t>he</w:t>
      </w:r>
      <w:r>
        <w:rPr>
          <w:rFonts w:ascii="Times New Roman" w:hAnsi="Times New Roman" w:cs="Times New Roman"/>
        </w:rPr>
        <w:t xml:space="preserve"> lead an effort to produce a regular series of printed pamphlets on this topic. </w:t>
      </w:r>
      <w:r w:rsidR="00C43A8E">
        <w:rPr>
          <w:rFonts w:ascii="Times New Roman" w:hAnsi="Times New Roman" w:cs="Times New Roman"/>
        </w:rPr>
        <w:t xml:space="preserve">He </w:t>
      </w:r>
      <w:r>
        <w:rPr>
          <w:rFonts w:ascii="Times New Roman" w:hAnsi="Times New Roman" w:cs="Times New Roman"/>
        </w:rPr>
        <w:t xml:space="preserve">worked with volunteers such as RSCM secretary Ivan </w:t>
      </w:r>
      <w:proofErr w:type="spellStart"/>
      <w:r>
        <w:rPr>
          <w:rFonts w:ascii="Times New Roman" w:hAnsi="Times New Roman" w:cs="Times New Roman"/>
        </w:rPr>
        <w:t>Lagovsky</w:t>
      </w:r>
      <w:proofErr w:type="spellEnd"/>
      <w:r>
        <w:rPr>
          <w:rFonts w:ascii="Times New Roman" w:hAnsi="Times New Roman" w:cs="Times New Roman"/>
        </w:rPr>
        <w:t xml:space="preserve"> to create these pamphlets, which included translations of articles and documents from the Soviet Union. Ten pamphlets were created over the years, with 500 copies printed in Paris and distributed by</w:t>
      </w:r>
      <w:r w:rsidR="00BA0059">
        <w:rPr>
          <w:rFonts w:ascii="Times New Roman" w:hAnsi="Times New Roman" w:cs="Times New Roman"/>
        </w:rPr>
        <w:t xml:space="preserve"> </w:t>
      </w:r>
      <w:r>
        <w:rPr>
          <w:rFonts w:ascii="Times New Roman" w:hAnsi="Times New Roman" w:cs="Times New Roman"/>
        </w:rPr>
        <w:t>Pole</w:t>
      </w:r>
      <w:r w:rsidR="007C110A">
        <w:rPr>
          <w:rFonts w:ascii="Times New Roman" w:hAnsi="Times New Roman" w:cs="Times New Roman"/>
        </w:rPr>
        <w:t xml:space="preserve">. </w:t>
      </w:r>
      <w:r>
        <w:rPr>
          <w:rFonts w:ascii="Times New Roman" w:hAnsi="Times New Roman" w:cs="Times New Roman"/>
        </w:rPr>
        <w:t xml:space="preserve">Anderson’s effort led to another request from Bernard Pares at the University of London to create a quarterly “Chronicle on Soviet Russia” to be published in the </w:t>
      </w:r>
      <w:r w:rsidRPr="00152850">
        <w:rPr>
          <w:rFonts w:ascii="Times New Roman" w:hAnsi="Times New Roman" w:cs="Times New Roman"/>
          <w:i/>
          <w:iCs/>
        </w:rPr>
        <w:t xml:space="preserve">Slavonic and East European Review. </w:t>
      </w:r>
      <w:r>
        <w:rPr>
          <w:rFonts w:ascii="Times New Roman" w:hAnsi="Times New Roman" w:cs="Times New Roman"/>
        </w:rPr>
        <w:t>This feature appeared regularly until the outbreak of World War II. These projects created a demand on Anderson’s time, but he saw it as an opportunity as well: “All of this was excellent research into the nature and purpose of the anti-religious movement as well as the vestiges of real religion somehow portrayed in Soviet material.”</w:t>
      </w:r>
      <w:r>
        <w:rPr>
          <w:rStyle w:val="FootnoteReference"/>
          <w:rFonts w:ascii="Times New Roman" w:hAnsi="Times New Roman" w:cs="Times New Roman"/>
        </w:rPr>
        <w:footnoteReference w:id="101"/>
      </w:r>
      <w:r>
        <w:rPr>
          <w:rFonts w:ascii="Times New Roman" w:hAnsi="Times New Roman" w:cs="Times New Roman"/>
        </w:rPr>
        <w:t xml:space="preserve"> </w:t>
      </w:r>
    </w:p>
    <w:p w14:paraId="77667205" w14:textId="23EB5748"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By the 1930s the Y</w:t>
      </w:r>
      <w:r w:rsidR="00D84A34">
        <w:rPr>
          <w:rFonts w:ascii="Times New Roman" w:hAnsi="Times New Roman" w:cs="Times New Roman"/>
        </w:rPr>
        <w:t xml:space="preserve"> </w:t>
      </w:r>
      <w:r>
        <w:rPr>
          <w:rFonts w:ascii="Times New Roman" w:hAnsi="Times New Roman" w:cs="Times New Roman"/>
        </w:rPr>
        <w:t xml:space="preserve">center at 10 Boulevard Montparnasse had become a vibrant center for the activities of the YMCA Press, the Correspondence School, the RSCM, and other programs. </w:t>
      </w:r>
      <w:r>
        <w:rPr>
          <w:rFonts w:ascii="Times New Roman" w:hAnsi="Times New Roman" w:cs="Times New Roman"/>
        </w:rPr>
        <w:lastRenderedPageBreak/>
        <w:t>However, it gradually became a center for activities</w:t>
      </w:r>
      <w:r w:rsidR="00080EA8">
        <w:rPr>
          <w:rFonts w:ascii="Times New Roman" w:hAnsi="Times New Roman" w:cs="Times New Roman"/>
        </w:rPr>
        <w:t xml:space="preserve"> that</w:t>
      </w:r>
      <w:r>
        <w:rPr>
          <w:rFonts w:ascii="Times New Roman" w:hAnsi="Times New Roman" w:cs="Times New Roman"/>
        </w:rPr>
        <w:t xml:space="preserve"> grew organically from within the émigré community. As Anderson observed, it became a </w:t>
      </w:r>
    </w:p>
    <w:p w14:paraId="303130D7" w14:textId="437E676E" w:rsidR="00C44E92" w:rsidRDefault="00C44E92" w:rsidP="00C44E92">
      <w:pPr>
        <w:ind w:left="720"/>
        <w:contextualSpacing/>
        <w:rPr>
          <w:rFonts w:ascii="Times New Roman" w:hAnsi="Times New Roman" w:cs="Times New Roman"/>
        </w:rPr>
      </w:pPr>
      <w:r w:rsidRPr="00152850">
        <w:rPr>
          <w:rFonts w:ascii="Times New Roman" w:hAnsi="Times New Roman" w:cs="Times New Roman"/>
        </w:rPr>
        <w:t>cen</w:t>
      </w:r>
      <w:r>
        <w:rPr>
          <w:rFonts w:ascii="Times New Roman" w:hAnsi="Times New Roman" w:cs="Times New Roman"/>
        </w:rPr>
        <w:t>ter</w:t>
      </w:r>
      <w:r w:rsidRPr="00152850">
        <w:rPr>
          <w:rFonts w:ascii="Times New Roman" w:hAnsi="Times New Roman" w:cs="Times New Roman"/>
        </w:rPr>
        <w:t xml:space="preserve"> for all kinds of activities</w:t>
      </w:r>
      <w:r>
        <w:rPr>
          <w:rFonts w:ascii="Times New Roman" w:hAnsi="Times New Roman" w:cs="Times New Roman"/>
        </w:rPr>
        <w:t>—</w:t>
      </w:r>
      <w:r w:rsidRPr="00152850">
        <w:rPr>
          <w:rFonts w:ascii="Times New Roman" w:hAnsi="Times New Roman" w:cs="Times New Roman"/>
        </w:rPr>
        <w:t>intellectual</w:t>
      </w:r>
      <w:r>
        <w:rPr>
          <w:rFonts w:ascii="Times New Roman" w:hAnsi="Times New Roman" w:cs="Times New Roman"/>
        </w:rPr>
        <w:t xml:space="preserve">, </w:t>
      </w:r>
      <w:r w:rsidRPr="00152850">
        <w:rPr>
          <w:rFonts w:ascii="Times New Roman" w:hAnsi="Times New Roman" w:cs="Times New Roman"/>
        </w:rPr>
        <w:t>spiritual</w:t>
      </w:r>
      <w:r>
        <w:rPr>
          <w:rFonts w:ascii="Times New Roman" w:hAnsi="Times New Roman" w:cs="Times New Roman"/>
        </w:rPr>
        <w:t xml:space="preserve">, </w:t>
      </w:r>
      <w:r w:rsidRPr="00152850">
        <w:rPr>
          <w:rFonts w:ascii="Times New Roman" w:hAnsi="Times New Roman" w:cs="Times New Roman"/>
        </w:rPr>
        <w:t>physical</w:t>
      </w:r>
      <w:r w:rsidR="00065855">
        <w:rPr>
          <w:rFonts w:ascii="Times New Roman" w:hAnsi="Times New Roman" w:cs="Times New Roman"/>
          <w:color w:val="000000" w:themeColor="text1"/>
        </w:rPr>
        <w:t>—</w:t>
      </w:r>
      <w:r w:rsidRPr="00152850">
        <w:rPr>
          <w:rFonts w:ascii="Times New Roman" w:hAnsi="Times New Roman" w:cs="Times New Roman"/>
        </w:rPr>
        <w:t>for Russian refugees in Paris. Theologians</w:t>
      </w:r>
      <w:r>
        <w:rPr>
          <w:rFonts w:ascii="Times New Roman" w:hAnsi="Times New Roman" w:cs="Times New Roman"/>
        </w:rPr>
        <w:t xml:space="preserve">, </w:t>
      </w:r>
      <w:r w:rsidRPr="00152850">
        <w:rPr>
          <w:rFonts w:ascii="Times New Roman" w:hAnsi="Times New Roman" w:cs="Times New Roman"/>
        </w:rPr>
        <w:t>engineers, book dealers, boys</w:t>
      </w:r>
      <w:r>
        <w:rPr>
          <w:rFonts w:ascii="Times New Roman" w:hAnsi="Times New Roman" w:cs="Times New Roman"/>
        </w:rPr>
        <w:t>’</w:t>
      </w:r>
      <w:r w:rsidRPr="00152850">
        <w:rPr>
          <w:rFonts w:ascii="Times New Roman" w:hAnsi="Times New Roman" w:cs="Times New Roman"/>
        </w:rPr>
        <w:t xml:space="preserve"> clubs, student circles, volleyball games, and soon even hungry</w:t>
      </w:r>
      <w:r>
        <w:rPr>
          <w:rFonts w:ascii="Times New Roman" w:hAnsi="Times New Roman" w:cs="Times New Roman"/>
        </w:rPr>
        <w:t xml:space="preserve"> </w:t>
      </w:r>
      <w:r w:rsidRPr="00152850">
        <w:rPr>
          <w:rFonts w:ascii="Times New Roman" w:hAnsi="Times New Roman" w:cs="Times New Roman"/>
        </w:rPr>
        <w:t xml:space="preserve">destitute men and women filled the place from morning to night. The combination represented an earnest attempt to discover and meet the needs of a special constituency. Apart from the </w:t>
      </w:r>
      <w:r>
        <w:rPr>
          <w:rFonts w:ascii="Times New Roman" w:hAnsi="Times New Roman" w:cs="Times New Roman"/>
        </w:rPr>
        <w:t>C</w:t>
      </w:r>
      <w:r w:rsidRPr="00152850">
        <w:rPr>
          <w:rFonts w:ascii="Times New Roman" w:hAnsi="Times New Roman" w:cs="Times New Roman"/>
        </w:rPr>
        <w:t xml:space="preserve">orrespondence </w:t>
      </w:r>
      <w:r>
        <w:rPr>
          <w:rFonts w:ascii="Times New Roman" w:hAnsi="Times New Roman" w:cs="Times New Roman"/>
        </w:rPr>
        <w:t>S</w:t>
      </w:r>
      <w:r w:rsidRPr="00152850">
        <w:rPr>
          <w:rFonts w:ascii="Times New Roman" w:hAnsi="Times New Roman" w:cs="Times New Roman"/>
        </w:rPr>
        <w:t xml:space="preserve">chool and the </w:t>
      </w:r>
      <w:r>
        <w:rPr>
          <w:rFonts w:ascii="Times New Roman" w:hAnsi="Times New Roman" w:cs="Times New Roman"/>
        </w:rPr>
        <w:t>P</w:t>
      </w:r>
      <w:r w:rsidRPr="00152850">
        <w:rPr>
          <w:rFonts w:ascii="Times New Roman" w:hAnsi="Times New Roman" w:cs="Times New Roman"/>
        </w:rPr>
        <w:t>ress, all the rest was a spontaneous response of young people and their senior compatriots to express their sense of fellowship with one another and with the needy outside.</w:t>
      </w:r>
      <w:r>
        <w:rPr>
          <w:rStyle w:val="FootnoteReference"/>
          <w:rFonts w:ascii="Times New Roman" w:hAnsi="Times New Roman" w:cs="Times New Roman"/>
        </w:rPr>
        <w:footnoteReference w:id="102"/>
      </w:r>
      <w:r>
        <w:rPr>
          <w:rFonts w:ascii="Times New Roman" w:hAnsi="Times New Roman" w:cs="Times New Roman"/>
        </w:rPr>
        <w:t xml:space="preserve"> </w:t>
      </w:r>
    </w:p>
    <w:p w14:paraId="6A2B67DE" w14:textId="77777777" w:rsidR="00C44E92" w:rsidRDefault="00C44E92" w:rsidP="00C44E92">
      <w:pPr>
        <w:contextualSpacing/>
        <w:rPr>
          <w:rFonts w:ascii="Times New Roman" w:hAnsi="Times New Roman" w:cs="Times New Roman"/>
        </w:rPr>
      </w:pPr>
    </w:p>
    <w:p w14:paraId="1E3C9F98" w14:textId="4DDBEFF8" w:rsidR="00C44E92" w:rsidRDefault="00C44E92" w:rsidP="00C44E92">
      <w:pPr>
        <w:spacing w:line="480" w:lineRule="auto"/>
        <w:contextualSpacing/>
        <w:rPr>
          <w:rFonts w:ascii="Times New Roman" w:hAnsi="Times New Roman" w:cs="Times New Roman"/>
        </w:rPr>
      </w:pPr>
      <w:r>
        <w:rPr>
          <w:rFonts w:ascii="Times New Roman" w:hAnsi="Times New Roman" w:cs="Times New Roman"/>
        </w:rPr>
        <w:t xml:space="preserve">Anderson was pleased to observe the many forms of social </w:t>
      </w:r>
      <w:r w:rsidR="002456DC">
        <w:rPr>
          <w:rFonts w:ascii="Times New Roman" w:hAnsi="Times New Roman" w:cs="Times New Roman"/>
        </w:rPr>
        <w:t xml:space="preserve">outreach </w:t>
      </w:r>
      <w:r w:rsidR="00080EA8">
        <w:rPr>
          <w:rFonts w:ascii="Times New Roman" w:hAnsi="Times New Roman" w:cs="Times New Roman"/>
        </w:rPr>
        <w:t>that</w:t>
      </w:r>
      <w:r>
        <w:rPr>
          <w:rFonts w:ascii="Times New Roman" w:hAnsi="Times New Roman" w:cs="Times New Roman"/>
        </w:rPr>
        <w:t xml:space="preserve"> emerged in this community during the era of the economic depression of the 1930s. Perhaps the most outstanding movement</w:t>
      </w:r>
      <w:r w:rsidR="002456DC">
        <w:rPr>
          <w:rFonts w:ascii="Times New Roman" w:hAnsi="Times New Roman" w:cs="Times New Roman"/>
        </w:rPr>
        <w:t xml:space="preserve"> </w:t>
      </w:r>
      <w:r>
        <w:rPr>
          <w:rFonts w:ascii="Times New Roman" w:hAnsi="Times New Roman" w:cs="Times New Roman"/>
        </w:rPr>
        <w:t>was led by Elizavet</w:t>
      </w:r>
      <w:r w:rsidR="007C110A">
        <w:rPr>
          <w:rFonts w:ascii="Times New Roman" w:hAnsi="Times New Roman" w:cs="Times New Roman"/>
        </w:rPr>
        <w:t xml:space="preserve">a </w:t>
      </w:r>
      <w:proofErr w:type="spellStart"/>
      <w:r>
        <w:rPr>
          <w:rFonts w:ascii="Times New Roman" w:hAnsi="Times New Roman" w:cs="Times New Roman"/>
        </w:rPr>
        <w:t>Yu</w:t>
      </w:r>
      <w:r w:rsidR="007C110A">
        <w:rPr>
          <w:rFonts w:ascii="Times New Roman" w:hAnsi="Times New Roman" w:cs="Times New Roman"/>
        </w:rPr>
        <w:t>r</w:t>
      </w:r>
      <w:r>
        <w:rPr>
          <w:rFonts w:ascii="Times New Roman" w:hAnsi="Times New Roman" w:cs="Times New Roman"/>
        </w:rPr>
        <w:t>ievna</w:t>
      </w:r>
      <w:proofErr w:type="spellEnd"/>
      <w:r>
        <w:rPr>
          <w:rFonts w:ascii="Times New Roman" w:hAnsi="Times New Roman" w:cs="Times New Roman"/>
        </w:rPr>
        <w:t xml:space="preserve"> </w:t>
      </w:r>
      <w:proofErr w:type="spellStart"/>
      <w:r>
        <w:rPr>
          <w:rFonts w:ascii="Times New Roman" w:hAnsi="Times New Roman" w:cs="Times New Roman"/>
        </w:rPr>
        <w:t>Skobtsova</w:t>
      </w:r>
      <w:proofErr w:type="spellEnd"/>
      <w:r>
        <w:rPr>
          <w:rFonts w:ascii="Times New Roman" w:hAnsi="Times New Roman" w:cs="Times New Roman"/>
        </w:rPr>
        <w:t xml:space="preserve"> (Mother Maria). Her early life in Russia was shaped by revolutionary politics, but in Paris her life was deeply influenced by the RSCM, Berdyaev, and the faculty of the theological institute. She dedicated her life to serv</w:t>
      </w:r>
      <w:r w:rsidR="00080EA8">
        <w:rPr>
          <w:rFonts w:ascii="Times New Roman" w:hAnsi="Times New Roman" w:cs="Times New Roman"/>
        </w:rPr>
        <w:t>ing</w:t>
      </w:r>
      <w:r>
        <w:rPr>
          <w:rFonts w:ascii="Times New Roman" w:hAnsi="Times New Roman" w:cs="Times New Roman"/>
        </w:rPr>
        <w:t xml:space="preserve"> those in need and became a nun under the authority of</w:t>
      </w:r>
      <w:r w:rsidR="00A53F1D">
        <w:rPr>
          <w:rFonts w:ascii="Times New Roman" w:hAnsi="Times New Roman" w:cs="Times New Roman"/>
        </w:rPr>
        <w:t xml:space="preserve"> </w:t>
      </w:r>
      <w:proofErr w:type="spellStart"/>
      <w:r>
        <w:rPr>
          <w:rFonts w:ascii="Times New Roman" w:hAnsi="Times New Roman" w:cs="Times New Roman"/>
        </w:rPr>
        <w:t>Evlog</w:t>
      </w:r>
      <w:r w:rsidR="00517CC8">
        <w:rPr>
          <w:rFonts w:ascii="Times New Roman" w:hAnsi="Times New Roman" w:cs="Times New Roman"/>
        </w:rPr>
        <w:t>ii</w:t>
      </w:r>
      <w:proofErr w:type="spellEnd"/>
      <w:r>
        <w:rPr>
          <w:rFonts w:ascii="Times New Roman" w:hAnsi="Times New Roman" w:cs="Times New Roman"/>
        </w:rPr>
        <w:t>. Her efforts led to the formation of</w:t>
      </w:r>
      <w:r w:rsidR="005314B2">
        <w:rPr>
          <w:rFonts w:ascii="Times New Roman" w:hAnsi="Times New Roman" w:cs="Times New Roman"/>
        </w:rPr>
        <w:t xml:space="preserve"> </w:t>
      </w:r>
      <w:r>
        <w:rPr>
          <w:rFonts w:ascii="Times New Roman" w:hAnsi="Times New Roman" w:cs="Times New Roman"/>
        </w:rPr>
        <w:t>Orthodox Action</w:t>
      </w:r>
      <w:r w:rsidR="005314B2">
        <w:rPr>
          <w:rFonts w:ascii="Times New Roman" w:hAnsi="Times New Roman" w:cs="Times New Roman"/>
        </w:rPr>
        <w:t xml:space="preserve"> </w:t>
      </w:r>
      <w:r>
        <w:rPr>
          <w:rFonts w:ascii="Times New Roman" w:hAnsi="Times New Roman" w:cs="Times New Roman"/>
        </w:rPr>
        <w:t xml:space="preserve">and programs to provide food and shelter to those in need in Paris. Mother Maria’s bold calls to action were matched by her impressive organizational abilities. She brought in active participation from RSCM leaders, such as Fyodor </w:t>
      </w:r>
      <w:proofErr w:type="spellStart"/>
      <w:r>
        <w:rPr>
          <w:rFonts w:ascii="Times New Roman" w:hAnsi="Times New Roman" w:cs="Times New Roman"/>
        </w:rPr>
        <w:t>Pianov</w:t>
      </w:r>
      <w:proofErr w:type="spellEnd"/>
      <w:r>
        <w:rPr>
          <w:rFonts w:ascii="Times New Roman" w:hAnsi="Times New Roman" w:cs="Times New Roman"/>
        </w:rPr>
        <w:t xml:space="preserve"> and Dmitry </w:t>
      </w:r>
      <w:proofErr w:type="spellStart"/>
      <w:r>
        <w:rPr>
          <w:rFonts w:ascii="Times New Roman" w:hAnsi="Times New Roman" w:cs="Times New Roman"/>
        </w:rPr>
        <w:t>Klepinin</w:t>
      </w:r>
      <w:proofErr w:type="spellEnd"/>
      <w:r>
        <w:rPr>
          <w:rFonts w:ascii="Times New Roman" w:hAnsi="Times New Roman" w:cs="Times New Roman"/>
        </w:rPr>
        <w:t>.</w:t>
      </w:r>
      <w:r>
        <w:rPr>
          <w:rStyle w:val="FootnoteReference"/>
          <w:rFonts w:ascii="Times New Roman" w:hAnsi="Times New Roman" w:cs="Times New Roman"/>
        </w:rPr>
        <w:footnoteReference w:id="103"/>
      </w:r>
      <w:r>
        <w:rPr>
          <w:rFonts w:ascii="Times New Roman" w:hAnsi="Times New Roman" w:cs="Times New Roman"/>
        </w:rPr>
        <w:t xml:space="preserve"> During this era of expansion, the </w:t>
      </w:r>
      <w:r w:rsidR="00E836C9">
        <w:rPr>
          <w:rFonts w:ascii="Times New Roman" w:hAnsi="Times New Roman" w:cs="Times New Roman"/>
        </w:rPr>
        <w:t xml:space="preserve">Movement </w:t>
      </w:r>
      <w:r>
        <w:rPr>
          <w:rFonts w:ascii="Times New Roman" w:hAnsi="Times New Roman" w:cs="Times New Roman"/>
        </w:rPr>
        <w:t xml:space="preserve">decided to establish its own center at another facility in Paris at 91 rue Olivier de Serre. Alexander </w:t>
      </w:r>
      <w:proofErr w:type="spellStart"/>
      <w:r>
        <w:rPr>
          <w:rFonts w:ascii="Times New Roman" w:hAnsi="Times New Roman" w:cs="Times New Roman"/>
        </w:rPr>
        <w:t>Nikitin</w:t>
      </w:r>
      <w:proofErr w:type="spellEnd"/>
      <w:r>
        <w:rPr>
          <w:rFonts w:ascii="Times New Roman" w:hAnsi="Times New Roman" w:cs="Times New Roman"/>
        </w:rPr>
        <w:t xml:space="preserve"> provided leadership for this transition, with financial support from the WSCF and ecumenical sponsors.</w:t>
      </w:r>
      <w:r>
        <w:rPr>
          <w:rStyle w:val="FootnoteReference"/>
          <w:rFonts w:ascii="Times New Roman" w:hAnsi="Times New Roman" w:cs="Times New Roman"/>
        </w:rPr>
        <w:footnoteReference w:id="104"/>
      </w:r>
      <w:r>
        <w:rPr>
          <w:rFonts w:ascii="Times New Roman" w:hAnsi="Times New Roman" w:cs="Times New Roman"/>
        </w:rPr>
        <w:t xml:space="preserve"> </w:t>
      </w:r>
    </w:p>
    <w:p w14:paraId="16C34BEF" w14:textId="011AA0F6"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 xml:space="preserve">It is interesting that Anderson showed openness to Metropolitan Antony </w:t>
      </w:r>
      <w:proofErr w:type="spellStart"/>
      <w:r>
        <w:rPr>
          <w:rFonts w:ascii="Times New Roman" w:hAnsi="Times New Roman" w:cs="Times New Roman"/>
        </w:rPr>
        <w:t>Khrapovitsky</w:t>
      </w:r>
      <w:proofErr w:type="spellEnd"/>
      <w:r>
        <w:rPr>
          <w:rFonts w:ascii="Times New Roman" w:hAnsi="Times New Roman" w:cs="Times New Roman"/>
        </w:rPr>
        <w:t xml:space="preserve"> after the criticism </w:t>
      </w:r>
      <w:r w:rsidR="006509F2">
        <w:rPr>
          <w:rFonts w:ascii="Times New Roman" w:hAnsi="Times New Roman" w:cs="Times New Roman"/>
        </w:rPr>
        <w:t xml:space="preserve">the hierarch </w:t>
      </w:r>
      <w:r w:rsidR="00E643C8">
        <w:rPr>
          <w:rFonts w:ascii="Times New Roman" w:hAnsi="Times New Roman" w:cs="Times New Roman"/>
        </w:rPr>
        <w:t xml:space="preserve">had </w:t>
      </w:r>
      <w:r>
        <w:rPr>
          <w:rFonts w:ascii="Times New Roman" w:hAnsi="Times New Roman" w:cs="Times New Roman"/>
        </w:rPr>
        <w:t>expressed against the RSCM and YMCA. In his memoir he wrote,</w:t>
      </w:r>
    </w:p>
    <w:p w14:paraId="5D44CEC3" w14:textId="77777777" w:rsidR="00C44E92" w:rsidRDefault="00C44E92" w:rsidP="00C44E92">
      <w:pPr>
        <w:ind w:left="720"/>
        <w:contextualSpacing/>
        <w:rPr>
          <w:rFonts w:ascii="Times New Roman" w:hAnsi="Times New Roman" w:cs="Times New Roman"/>
        </w:rPr>
      </w:pPr>
      <w:r w:rsidRPr="00CE01A7">
        <w:rPr>
          <w:rFonts w:ascii="Times New Roman" w:hAnsi="Times New Roman" w:cs="Times New Roman"/>
        </w:rPr>
        <w:lastRenderedPageBreak/>
        <w:t xml:space="preserve">Archbishop Anthony and Sergei </w:t>
      </w:r>
      <w:r>
        <w:rPr>
          <w:rFonts w:ascii="Times New Roman" w:hAnsi="Times New Roman" w:cs="Times New Roman"/>
        </w:rPr>
        <w:t>B</w:t>
      </w:r>
      <w:r w:rsidRPr="00CE01A7">
        <w:rPr>
          <w:rFonts w:ascii="Times New Roman" w:hAnsi="Times New Roman" w:cs="Times New Roman"/>
        </w:rPr>
        <w:t>ulgakov, men with contradictory conceptions of churchmanship, and their respective followers, carried abroad and into the non</w:t>
      </w:r>
      <w:r>
        <w:rPr>
          <w:rFonts w:ascii="Times New Roman" w:hAnsi="Times New Roman" w:cs="Times New Roman"/>
        </w:rPr>
        <w:t>-O</w:t>
      </w:r>
      <w:r w:rsidRPr="00CE01A7">
        <w:rPr>
          <w:rFonts w:ascii="Times New Roman" w:hAnsi="Times New Roman" w:cs="Times New Roman"/>
        </w:rPr>
        <w:t xml:space="preserve">rthodox world the two main currents of </w:t>
      </w:r>
      <w:r>
        <w:rPr>
          <w:rFonts w:ascii="Times New Roman" w:hAnsi="Times New Roman" w:cs="Times New Roman"/>
        </w:rPr>
        <w:t>O</w:t>
      </w:r>
      <w:r w:rsidRPr="00CE01A7">
        <w:rPr>
          <w:rFonts w:ascii="Times New Roman" w:hAnsi="Times New Roman" w:cs="Times New Roman"/>
        </w:rPr>
        <w:t>rthodoxy which the atheist movement fought against</w:t>
      </w:r>
      <w:r>
        <w:rPr>
          <w:rFonts w:ascii="Times New Roman" w:hAnsi="Times New Roman" w:cs="Times New Roman"/>
        </w:rPr>
        <w:t xml:space="preserve">: </w:t>
      </w:r>
      <w:r w:rsidRPr="00CE01A7">
        <w:rPr>
          <w:rFonts w:ascii="Times New Roman" w:hAnsi="Times New Roman" w:cs="Times New Roman"/>
        </w:rPr>
        <w:t xml:space="preserve">the spiritual power in the church sacraments and the proven verity of an intellectual grasp of the doctrines </w:t>
      </w:r>
      <w:r w:rsidRPr="00827BAC">
        <w:rPr>
          <w:rFonts w:ascii="Times New Roman" w:hAnsi="Times New Roman" w:cs="Times New Roman"/>
        </w:rPr>
        <w:t>inherited from the Apostles and Fathers of the Church.</w:t>
      </w:r>
      <w:r>
        <w:rPr>
          <w:rStyle w:val="FootnoteReference"/>
          <w:rFonts w:ascii="Times New Roman" w:hAnsi="Times New Roman" w:cs="Times New Roman"/>
        </w:rPr>
        <w:footnoteReference w:id="105"/>
      </w:r>
      <w:r>
        <w:rPr>
          <w:rFonts w:ascii="Times New Roman" w:hAnsi="Times New Roman" w:cs="Times New Roman"/>
        </w:rPr>
        <w:t xml:space="preserve"> </w:t>
      </w:r>
    </w:p>
    <w:p w14:paraId="33BCFEDC" w14:textId="77777777" w:rsidR="00C44E92" w:rsidRDefault="00C44E92" w:rsidP="00C44E92">
      <w:pPr>
        <w:ind w:firstLine="720"/>
        <w:contextualSpacing/>
        <w:rPr>
          <w:rFonts w:ascii="Times New Roman" w:hAnsi="Times New Roman" w:cs="Times New Roman"/>
        </w:rPr>
      </w:pPr>
    </w:p>
    <w:p w14:paraId="748A0699" w14:textId="40B29AE7" w:rsidR="00C44E92" w:rsidRDefault="00C43A8E" w:rsidP="00C44E92">
      <w:pPr>
        <w:spacing w:line="480" w:lineRule="auto"/>
        <w:contextualSpacing/>
        <w:rPr>
          <w:rFonts w:ascii="Times New Roman" w:hAnsi="Times New Roman" w:cs="Times New Roman"/>
        </w:rPr>
      </w:pPr>
      <w:r>
        <w:rPr>
          <w:rFonts w:ascii="Times New Roman" w:hAnsi="Times New Roman" w:cs="Times New Roman"/>
        </w:rPr>
        <w:t>He</w:t>
      </w:r>
      <w:r w:rsidR="00C44E92" w:rsidRPr="00827BAC">
        <w:rPr>
          <w:rFonts w:ascii="Times New Roman" w:hAnsi="Times New Roman" w:cs="Times New Roman"/>
        </w:rPr>
        <w:t xml:space="preserve"> later reflected on </w:t>
      </w:r>
      <w:r w:rsidR="00C44E92">
        <w:rPr>
          <w:rFonts w:ascii="Times New Roman" w:hAnsi="Times New Roman" w:cs="Times New Roman"/>
        </w:rPr>
        <w:t>t</w:t>
      </w:r>
      <w:r w:rsidR="00C44E92" w:rsidRPr="00827BAC">
        <w:rPr>
          <w:rFonts w:ascii="Times New Roman" w:hAnsi="Times New Roman" w:cs="Times New Roman"/>
        </w:rPr>
        <w:t>his experience in the midst of the conflict of the Russian Orthodox émigré world:</w:t>
      </w:r>
    </w:p>
    <w:p w14:paraId="6E2C2320" w14:textId="77777777" w:rsidR="00C44E92" w:rsidRDefault="00C44E92" w:rsidP="00C44E92">
      <w:pPr>
        <w:ind w:left="720"/>
        <w:contextualSpacing/>
        <w:rPr>
          <w:rFonts w:ascii="Times New Roman" w:hAnsi="Times New Roman" w:cs="Times New Roman"/>
        </w:rPr>
      </w:pPr>
      <w:proofErr w:type="spellStart"/>
      <w:r w:rsidRPr="00827BAC">
        <w:rPr>
          <w:rFonts w:ascii="Times New Roman" w:hAnsi="Times New Roman" w:cs="Times New Roman"/>
        </w:rPr>
        <w:t>MacNaughten</w:t>
      </w:r>
      <w:proofErr w:type="spellEnd"/>
      <w:r w:rsidRPr="00827BAC">
        <w:rPr>
          <w:rFonts w:ascii="Times New Roman" w:hAnsi="Times New Roman" w:cs="Times New Roman"/>
        </w:rPr>
        <w:t xml:space="preserve">, </w:t>
      </w:r>
      <w:proofErr w:type="spellStart"/>
      <w:r w:rsidRPr="00827BAC">
        <w:rPr>
          <w:rFonts w:ascii="Times New Roman" w:hAnsi="Times New Roman" w:cs="Times New Roman"/>
        </w:rPr>
        <w:t>Kullmann</w:t>
      </w:r>
      <w:proofErr w:type="spellEnd"/>
      <w:r w:rsidRPr="00827BAC">
        <w:rPr>
          <w:rFonts w:ascii="Times New Roman" w:hAnsi="Times New Roman" w:cs="Times New Roman"/>
        </w:rPr>
        <w:t xml:space="preserve">, </w:t>
      </w:r>
      <w:proofErr w:type="spellStart"/>
      <w:r w:rsidRPr="00827BAC">
        <w:rPr>
          <w:rFonts w:ascii="Times New Roman" w:hAnsi="Times New Roman" w:cs="Times New Roman"/>
        </w:rPr>
        <w:t>Lowrie</w:t>
      </w:r>
      <w:proofErr w:type="spellEnd"/>
      <w:r w:rsidRPr="00827BAC">
        <w:rPr>
          <w:rFonts w:ascii="Times New Roman" w:hAnsi="Times New Roman" w:cs="Times New Roman"/>
        </w:rPr>
        <w:t xml:space="preserve">, and I had all come to feel ourselves truly at worship when attending Orthodox services. We were convinced about the preeminent role which the Orthodox Church should have in Russia. </w:t>
      </w:r>
      <w:proofErr w:type="spellStart"/>
      <w:r w:rsidRPr="00827BAC">
        <w:rPr>
          <w:rFonts w:ascii="Times New Roman" w:hAnsi="Times New Roman" w:cs="Times New Roman"/>
        </w:rPr>
        <w:t>Lowrie</w:t>
      </w:r>
      <w:proofErr w:type="spellEnd"/>
      <w:r w:rsidRPr="00827BAC">
        <w:rPr>
          <w:rFonts w:ascii="Times New Roman" w:hAnsi="Times New Roman" w:cs="Times New Roman"/>
        </w:rPr>
        <w:t xml:space="preserve"> and I also had good relations with some of the </w:t>
      </w:r>
      <w:proofErr w:type="spellStart"/>
      <w:r w:rsidRPr="00827BAC">
        <w:rPr>
          <w:rFonts w:ascii="Times New Roman" w:hAnsi="Times New Roman" w:cs="Times New Roman"/>
        </w:rPr>
        <w:t>Belgrad</w:t>
      </w:r>
      <w:proofErr w:type="spellEnd"/>
      <w:r w:rsidRPr="00827BAC">
        <w:rPr>
          <w:rFonts w:ascii="Times New Roman" w:hAnsi="Times New Roman" w:cs="Times New Roman"/>
        </w:rPr>
        <w:t xml:space="preserve"> bishops as well as the President of its Synod, Metropolitan Anthony </w:t>
      </w:r>
      <w:proofErr w:type="spellStart"/>
      <w:r w:rsidRPr="00827BAC">
        <w:rPr>
          <w:rFonts w:ascii="Times New Roman" w:hAnsi="Times New Roman" w:cs="Times New Roman"/>
        </w:rPr>
        <w:t>Khrapovitsky</w:t>
      </w:r>
      <w:proofErr w:type="spellEnd"/>
      <w:r w:rsidRPr="00827BAC">
        <w:rPr>
          <w:rFonts w:ascii="Times New Roman" w:hAnsi="Times New Roman" w:cs="Times New Roman"/>
        </w:rPr>
        <w:t xml:space="preserve">, a famous person in prerevolutionary Russia, who had come to tea with my wife Margaret and me in our St. </w:t>
      </w:r>
      <w:proofErr w:type="spellStart"/>
      <w:r w:rsidRPr="00827BAC">
        <w:rPr>
          <w:rFonts w:ascii="Times New Roman" w:hAnsi="Times New Roman" w:cs="Times New Roman"/>
        </w:rPr>
        <w:t>Maur</w:t>
      </w:r>
      <w:proofErr w:type="spellEnd"/>
      <w:r w:rsidRPr="00827BAC">
        <w:rPr>
          <w:rFonts w:ascii="Times New Roman" w:hAnsi="Times New Roman" w:cs="Times New Roman"/>
        </w:rPr>
        <w:t xml:space="preserve"> home, and as long as he lived I went to call on him in </w:t>
      </w:r>
      <w:proofErr w:type="spellStart"/>
      <w:r w:rsidRPr="00827BAC">
        <w:rPr>
          <w:rFonts w:ascii="Times New Roman" w:hAnsi="Times New Roman" w:cs="Times New Roman"/>
        </w:rPr>
        <w:t>Belgrad</w:t>
      </w:r>
      <w:proofErr w:type="spellEnd"/>
      <w:r w:rsidRPr="00827BAC">
        <w:rPr>
          <w:rFonts w:ascii="Times New Roman" w:hAnsi="Times New Roman" w:cs="Times New Roman"/>
        </w:rPr>
        <w:t xml:space="preserve"> or </w:t>
      </w:r>
      <w:proofErr w:type="spellStart"/>
      <w:r w:rsidRPr="00827BAC">
        <w:rPr>
          <w:rFonts w:ascii="Times New Roman" w:hAnsi="Times New Roman" w:cs="Times New Roman"/>
        </w:rPr>
        <w:t>Sremsky</w:t>
      </w:r>
      <w:proofErr w:type="spellEnd"/>
      <w:r w:rsidRPr="00827BAC">
        <w:rPr>
          <w:rFonts w:ascii="Times New Roman" w:hAnsi="Times New Roman" w:cs="Times New Roman"/>
        </w:rPr>
        <w:t xml:space="preserve"> </w:t>
      </w:r>
      <w:proofErr w:type="spellStart"/>
      <w:r w:rsidRPr="00827BAC">
        <w:rPr>
          <w:rFonts w:ascii="Times New Roman" w:hAnsi="Times New Roman" w:cs="Times New Roman"/>
        </w:rPr>
        <w:t>Karlovo</w:t>
      </w:r>
      <w:proofErr w:type="spellEnd"/>
      <w:r w:rsidRPr="00827BAC">
        <w:rPr>
          <w:rFonts w:ascii="Times New Roman" w:hAnsi="Times New Roman" w:cs="Times New Roman"/>
        </w:rPr>
        <w:t xml:space="preserve"> every time I visited Yugoslavia. It would have been very hard not only for the Movement but for the Theological Institute in Paris if the Synod of Bishops had been chosen to control these institutions instead of the benevolent and wise Metropolitan </w:t>
      </w:r>
      <w:proofErr w:type="spellStart"/>
      <w:r w:rsidRPr="00827BAC">
        <w:rPr>
          <w:rFonts w:ascii="Times New Roman" w:hAnsi="Times New Roman" w:cs="Times New Roman"/>
        </w:rPr>
        <w:t>Evlogy</w:t>
      </w:r>
      <w:proofErr w:type="spellEnd"/>
      <w:r w:rsidRPr="00827BAC">
        <w:rPr>
          <w:rFonts w:ascii="Times New Roman" w:hAnsi="Times New Roman" w:cs="Times New Roman"/>
        </w:rPr>
        <w:t xml:space="preserve"> and his successors. After all, </w:t>
      </w:r>
      <w:proofErr w:type="spellStart"/>
      <w:r w:rsidRPr="00827BAC">
        <w:rPr>
          <w:rFonts w:ascii="Times New Roman" w:hAnsi="Times New Roman" w:cs="Times New Roman"/>
        </w:rPr>
        <w:t>Evlogy</w:t>
      </w:r>
      <w:proofErr w:type="spellEnd"/>
      <w:r w:rsidRPr="00827BAC">
        <w:rPr>
          <w:rFonts w:ascii="Times New Roman" w:hAnsi="Times New Roman" w:cs="Times New Roman"/>
        </w:rPr>
        <w:t xml:space="preserve"> was himself a famous Russian patriot having been both a ruling bishop and a member of the Duma where he represented not only the Church but also the mind of the faithful laity of his constituency. If the Synod of Bishops had gained control over the Movement and the Theological Institute in Paris, could we have worked together over the many years?</w:t>
      </w:r>
      <w:r>
        <w:rPr>
          <w:rStyle w:val="FootnoteReference"/>
          <w:rFonts w:ascii="Times New Roman" w:hAnsi="Times New Roman" w:cs="Times New Roman"/>
        </w:rPr>
        <w:footnoteReference w:id="106"/>
      </w:r>
      <w:r w:rsidRPr="00827BAC">
        <w:rPr>
          <w:rFonts w:ascii="Times New Roman" w:hAnsi="Times New Roman" w:cs="Times New Roman"/>
        </w:rPr>
        <w:t xml:space="preserve"> </w:t>
      </w:r>
    </w:p>
    <w:p w14:paraId="2E4C7318" w14:textId="77777777" w:rsidR="00C44E92" w:rsidRPr="00827BAC" w:rsidRDefault="00C44E92" w:rsidP="00C44E92">
      <w:pPr>
        <w:contextualSpacing/>
        <w:rPr>
          <w:rFonts w:ascii="Times New Roman" w:hAnsi="Times New Roman" w:cs="Times New Roman"/>
        </w:rPr>
      </w:pPr>
    </w:p>
    <w:p w14:paraId="45E82BEC" w14:textId="1A9B794C" w:rsidR="00C44E92" w:rsidRDefault="00C44E92" w:rsidP="00C44E92">
      <w:pPr>
        <w:pStyle w:val="Heading1"/>
        <w:spacing w:before="0" w:beforeAutospacing="0" w:after="0" w:afterAutospacing="0" w:line="480" w:lineRule="auto"/>
        <w:contextualSpacing/>
        <w:textAlignment w:val="baseline"/>
        <w:rPr>
          <w:b w:val="0"/>
          <w:bCs w:val="0"/>
          <w:sz w:val="24"/>
          <w:szCs w:val="24"/>
        </w:rPr>
      </w:pPr>
      <w:r>
        <w:rPr>
          <w:b w:val="0"/>
          <w:bCs w:val="0"/>
          <w:sz w:val="24"/>
          <w:szCs w:val="24"/>
        </w:rPr>
        <w:t xml:space="preserve">Anderson later </w:t>
      </w:r>
      <w:r w:rsidR="00687525">
        <w:rPr>
          <w:b w:val="0"/>
          <w:bCs w:val="0"/>
          <w:sz w:val="24"/>
          <w:szCs w:val="24"/>
        </w:rPr>
        <w:t>concluded</w:t>
      </w:r>
      <w:r>
        <w:rPr>
          <w:b w:val="0"/>
          <w:bCs w:val="0"/>
          <w:sz w:val="24"/>
          <w:szCs w:val="24"/>
        </w:rPr>
        <w:t xml:space="preserve">, </w:t>
      </w:r>
    </w:p>
    <w:p w14:paraId="76E9CC28" w14:textId="77777777" w:rsidR="00C44E92" w:rsidRDefault="00C44E92" w:rsidP="00C44E92">
      <w:pPr>
        <w:pStyle w:val="Heading1"/>
        <w:spacing w:before="0" w:beforeAutospacing="0" w:after="0" w:afterAutospacing="0"/>
        <w:ind w:left="720"/>
        <w:contextualSpacing/>
        <w:textAlignment w:val="baseline"/>
        <w:rPr>
          <w:b w:val="0"/>
          <w:bCs w:val="0"/>
          <w:sz w:val="24"/>
          <w:szCs w:val="24"/>
        </w:rPr>
      </w:pPr>
      <w:r w:rsidRPr="00C26762">
        <w:rPr>
          <w:b w:val="0"/>
          <w:bCs w:val="0"/>
          <w:sz w:val="24"/>
          <w:szCs w:val="24"/>
        </w:rPr>
        <w:t xml:space="preserve">The so-called </w:t>
      </w:r>
      <w:r>
        <w:rPr>
          <w:b w:val="0"/>
          <w:bCs w:val="0"/>
          <w:sz w:val="24"/>
          <w:szCs w:val="24"/>
        </w:rPr>
        <w:t>“M</w:t>
      </w:r>
      <w:r w:rsidRPr="00C26762">
        <w:rPr>
          <w:b w:val="0"/>
          <w:bCs w:val="0"/>
          <w:sz w:val="24"/>
          <w:szCs w:val="24"/>
        </w:rPr>
        <w:t>ontparnasse years</w:t>
      </w:r>
      <w:r>
        <w:rPr>
          <w:b w:val="0"/>
          <w:bCs w:val="0"/>
          <w:sz w:val="24"/>
          <w:szCs w:val="24"/>
        </w:rPr>
        <w:t xml:space="preserve">” </w:t>
      </w:r>
      <w:r w:rsidRPr="00C26762">
        <w:rPr>
          <w:b w:val="0"/>
          <w:bCs w:val="0"/>
          <w:sz w:val="24"/>
          <w:szCs w:val="24"/>
        </w:rPr>
        <w:t>was</w:t>
      </w:r>
      <w:r>
        <w:rPr>
          <w:b w:val="0"/>
          <w:bCs w:val="0"/>
          <w:sz w:val="24"/>
          <w:szCs w:val="24"/>
        </w:rPr>
        <w:t xml:space="preserve">, </w:t>
      </w:r>
      <w:r w:rsidRPr="00C26762">
        <w:rPr>
          <w:b w:val="0"/>
          <w:bCs w:val="0"/>
          <w:sz w:val="24"/>
          <w:szCs w:val="24"/>
        </w:rPr>
        <w:t>indeed</w:t>
      </w:r>
      <w:r>
        <w:rPr>
          <w:b w:val="0"/>
          <w:bCs w:val="0"/>
          <w:sz w:val="24"/>
          <w:szCs w:val="24"/>
        </w:rPr>
        <w:t xml:space="preserve">, </w:t>
      </w:r>
      <w:r w:rsidRPr="00C26762">
        <w:rPr>
          <w:b w:val="0"/>
          <w:bCs w:val="0"/>
          <w:sz w:val="24"/>
          <w:szCs w:val="24"/>
        </w:rPr>
        <w:t>a very rich time in every sense of the word</w:t>
      </w:r>
      <w:r>
        <w:rPr>
          <w:b w:val="0"/>
          <w:bCs w:val="0"/>
          <w:sz w:val="24"/>
          <w:szCs w:val="24"/>
        </w:rPr>
        <w:t>—</w:t>
      </w:r>
      <w:r w:rsidRPr="00C26762">
        <w:rPr>
          <w:b w:val="0"/>
          <w:bCs w:val="0"/>
          <w:sz w:val="24"/>
          <w:szCs w:val="24"/>
        </w:rPr>
        <w:t>intellectually</w:t>
      </w:r>
      <w:r>
        <w:rPr>
          <w:b w:val="0"/>
          <w:bCs w:val="0"/>
          <w:sz w:val="24"/>
          <w:szCs w:val="24"/>
        </w:rPr>
        <w:t xml:space="preserve">, </w:t>
      </w:r>
      <w:r w:rsidRPr="00C26762">
        <w:rPr>
          <w:b w:val="0"/>
          <w:bCs w:val="0"/>
          <w:sz w:val="24"/>
          <w:szCs w:val="24"/>
        </w:rPr>
        <w:t>culturally</w:t>
      </w:r>
      <w:r>
        <w:rPr>
          <w:b w:val="0"/>
          <w:bCs w:val="0"/>
          <w:sz w:val="24"/>
          <w:szCs w:val="24"/>
        </w:rPr>
        <w:t xml:space="preserve">, </w:t>
      </w:r>
      <w:r w:rsidRPr="00C26762">
        <w:rPr>
          <w:b w:val="0"/>
          <w:bCs w:val="0"/>
          <w:sz w:val="24"/>
          <w:szCs w:val="24"/>
        </w:rPr>
        <w:t>socially</w:t>
      </w:r>
      <w:r>
        <w:rPr>
          <w:b w:val="0"/>
          <w:bCs w:val="0"/>
          <w:sz w:val="24"/>
          <w:szCs w:val="24"/>
        </w:rPr>
        <w:t xml:space="preserve">, </w:t>
      </w:r>
      <w:r w:rsidRPr="00C26762">
        <w:rPr>
          <w:b w:val="0"/>
          <w:bCs w:val="0"/>
          <w:sz w:val="24"/>
          <w:szCs w:val="24"/>
        </w:rPr>
        <w:t>theologically</w:t>
      </w:r>
      <w:r>
        <w:rPr>
          <w:b w:val="0"/>
          <w:bCs w:val="0"/>
          <w:sz w:val="24"/>
          <w:szCs w:val="24"/>
        </w:rPr>
        <w:t>.</w:t>
      </w:r>
      <w:r w:rsidRPr="00C26762">
        <w:rPr>
          <w:b w:val="0"/>
          <w:bCs w:val="0"/>
          <w:sz w:val="24"/>
          <w:szCs w:val="24"/>
        </w:rPr>
        <w:t xml:space="preserve"> </w:t>
      </w:r>
      <w:r>
        <w:rPr>
          <w:b w:val="0"/>
          <w:bCs w:val="0"/>
          <w:sz w:val="24"/>
          <w:szCs w:val="24"/>
        </w:rPr>
        <w:t>I</w:t>
      </w:r>
      <w:r w:rsidRPr="00C26762">
        <w:rPr>
          <w:b w:val="0"/>
          <w:bCs w:val="0"/>
          <w:sz w:val="24"/>
          <w:szCs w:val="24"/>
        </w:rPr>
        <w:t>t marked the blossoming of a spectacular religious renaissance in the</w:t>
      </w:r>
      <w:r>
        <w:rPr>
          <w:b w:val="0"/>
          <w:bCs w:val="0"/>
          <w:sz w:val="24"/>
          <w:szCs w:val="24"/>
        </w:rPr>
        <w:t xml:space="preserve"> </w:t>
      </w:r>
      <w:r w:rsidRPr="00C26762">
        <w:rPr>
          <w:b w:val="0"/>
          <w:bCs w:val="0"/>
          <w:sz w:val="24"/>
          <w:szCs w:val="24"/>
        </w:rPr>
        <w:t>Russian immigration that the YMCA was privileged to serve</w:t>
      </w:r>
      <w:r>
        <w:rPr>
          <w:b w:val="0"/>
          <w:bCs w:val="0"/>
          <w:sz w:val="24"/>
          <w:szCs w:val="24"/>
        </w:rPr>
        <w:t>. H</w:t>
      </w:r>
      <w:r w:rsidRPr="00C26762">
        <w:rPr>
          <w:b w:val="0"/>
          <w:bCs w:val="0"/>
          <w:sz w:val="24"/>
          <w:szCs w:val="24"/>
        </w:rPr>
        <w:t>ow thankful I am to have been a part of it. By the middle of the 1930s, it had reached its maturity and other problems and questions sapped its creative energies. These problems, profoundly affecting Europe itself, help</w:t>
      </w:r>
      <w:r>
        <w:rPr>
          <w:b w:val="0"/>
          <w:bCs w:val="0"/>
          <w:sz w:val="24"/>
          <w:szCs w:val="24"/>
        </w:rPr>
        <w:t>ed</w:t>
      </w:r>
      <w:r w:rsidRPr="00C26762">
        <w:rPr>
          <w:b w:val="0"/>
          <w:bCs w:val="0"/>
          <w:sz w:val="24"/>
          <w:szCs w:val="24"/>
        </w:rPr>
        <w:t xml:space="preserve"> to disintegrate the interwar </w:t>
      </w:r>
      <w:r>
        <w:rPr>
          <w:b w:val="0"/>
          <w:bCs w:val="0"/>
          <w:sz w:val="24"/>
          <w:szCs w:val="24"/>
        </w:rPr>
        <w:t>e</w:t>
      </w:r>
      <w:r w:rsidRPr="00C26762">
        <w:rPr>
          <w:b w:val="0"/>
          <w:bCs w:val="0"/>
          <w:sz w:val="24"/>
          <w:szCs w:val="24"/>
        </w:rPr>
        <w:t>migration.</w:t>
      </w:r>
      <w:r>
        <w:rPr>
          <w:rStyle w:val="FootnoteReference"/>
          <w:b w:val="0"/>
          <w:bCs w:val="0"/>
          <w:sz w:val="24"/>
          <w:szCs w:val="24"/>
        </w:rPr>
        <w:footnoteReference w:id="107"/>
      </w:r>
      <w:r>
        <w:rPr>
          <w:b w:val="0"/>
          <w:bCs w:val="0"/>
          <w:sz w:val="24"/>
          <w:szCs w:val="24"/>
        </w:rPr>
        <w:t xml:space="preserve"> </w:t>
      </w:r>
    </w:p>
    <w:p w14:paraId="024A090E" w14:textId="77777777" w:rsidR="00C44E92" w:rsidRDefault="00C44E92" w:rsidP="00C44E92">
      <w:pPr>
        <w:pStyle w:val="Heading1"/>
        <w:spacing w:before="0" w:beforeAutospacing="0" w:after="0" w:afterAutospacing="0"/>
        <w:contextualSpacing/>
        <w:textAlignment w:val="baseline"/>
        <w:rPr>
          <w:b w:val="0"/>
          <w:bCs w:val="0"/>
          <w:sz w:val="24"/>
          <w:szCs w:val="24"/>
        </w:rPr>
      </w:pPr>
    </w:p>
    <w:p w14:paraId="6D4A0E90" w14:textId="0991DA4F" w:rsidR="00C44E92" w:rsidRDefault="00C44E92" w:rsidP="00C44E92">
      <w:pPr>
        <w:pStyle w:val="Heading1"/>
        <w:spacing w:before="0" w:beforeAutospacing="0" w:after="0" w:afterAutospacing="0" w:line="480" w:lineRule="auto"/>
        <w:ind w:firstLine="720"/>
        <w:contextualSpacing/>
        <w:textAlignment w:val="baseline"/>
        <w:rPr>
          <w:b w:val="0"/>
          <w:bCs w:val="0"/>
          <w:sz w:val="24"/>
          <w:szCs w:val="24"/>
        </w:rPr>
      </w:pPr>
      <w:r>
        <w:rPr>
          <w:b w:val="0"/>
          <w:bCs w:val="0"/>
          <w:sz w:val="24"/>
          <w:szCs w:val="24"/>
        </w:rPr>
        <w:t xml:space="preserve">Anderson began his participation in the ecumenical movement as a representative of the YMCA, which </w:t>
      </w:r>
      <w:r w:rsidR="006A3E78">
        <w:rPr>
          <w:b w:val="0"/>
          <w:bCs w:val="0"/>
          <w:sz w:val="24"/>
          <w:szCs w:val="24"/>
        </w:rPr>
        <w:t>wa</w:t>
      </w:r>
      <w:r>
        <w:rPr>
          <w:b w:val="0"/>
          <w:bCs w:val="0"/>
          <w:sz w:val="24"/>
          <w:szCs w:val="24"/>
        </w:rPr>
        <w:t xml:space="preserve">s a Christian organization, not a church. He compared his </w:t>
      </w:r>
      <w:r w:rsidR="009719D1">
        <w:rPr>
          <w:b w:val="0"/>
          <w:bCs w:val="0"/>
          <w:sz w:val="24"/>
          <w:szCs w:val="24"/>
        </w:rPr>
        <w:t xml:space="preserve">agency </w:t>
      </w:r>
      <w:r>
        <w:rPr>
          <w:b w:val="0"/>
          <w:bCs w:val="0"/>
          <w:sz w:val="24"/>
          <w:szCs w:val="24"/>
        </w:rPr>
        <w:t>to other historical missionary societies</w:t>
      </w:r>
      <w:r w:rsidR="00080EA8">
        <w:rPr>
          <w:b w:val="0"/>
          <w:bCs w:val="0"/>
          <w:sz w:val="24"/>
          <w:szCs w:val="24"/>
        </w:rPr>
        <w:t>,</w:t>
      </w:r>
      <w:r>
        <w:rPr>
          <w:b w:val="0"/>
          <w:bCs w:val="0"/>
          <w:sz w:val="24"/>
          <w:szCs w:val="24"/>
        </w:rPr>
        <w:t xml:space="preserve"> which were ecumenical, because they included staff members </w:t>
      </w:r>
      <w:r>
        <w:rPr>
          <w:b w:val="0"/>
          <w:bCs w:val="0"/>
          <w:sz w:val="24"/>
          <w:szCs w:val="24"/>
        </w:rPr>
        <w:lastRenderedPageBreak/>
        <w:t>from a variety of churches. As he explained, “They were fully ecumenical in the sense of inclusiveness, although we use the word in most cases as referring to bodies which have the marks of Christian churches.” He pointed out that the Student Volunteer Movement and World Student Christian Federation also</w:t>
      </w:r>
      <w:r w:rsidR="009C5DFC">
        <w:rPr>
          <w:b w:val="0"/>
          <w:bCs w:val="0"/>
          <w:sz w:val="24"/>
          <w:szCs w:val="24"/>
        </w:rPr>
        <w:t xml:space="preserve"> </w:t>
      </w:r>
      <w:r>
        <w:rPr>
          <w:b w:val="0"/>
          <w:bCs w:val="0"/>
          <w:sz w:val="24"/>
          <w:szCs w:val="24"/>
        </w:rPr>
        <w:t>served as ecumenical organizations. The Student Volunteer Movement sent out 20,500 enrolled members to work as global missionaries. Anderson observed the ecumenical approach of the YMCA in China: Association speakers gathered large crowds to present the Christian faith and recommended that those who wanted to learn more should attend the church closest to their home. This avoided “narrow denominationalism.”</w:t>
      </w:r>
      <w:r>
        <w:rPr>
          <w:rStyle w:val="FootnoteReference"/>
          <w:b w:val="0"/>
          <w:bCs w:val="0"/>
          <w:sz w:val="24"/>
          <w:szCs w:val="24"/>
        </w:rPr>
        <w:footnoteReference w:id="108"/>
      </w:r>
      <w:r>
        <w:rPr>
          <w:b w:val="0"/>
          <w:bCs w:val="0"/>
          <w:sz w:val="24"/>
          <w:szCs w:val="24"/>
        </w:rPr>
        <w:t xml:space="preserve"> </w:t>
      </w:r>
    </w:p>
    <w:p w14:paraId="4D1D9829" w14:textId="0AE6DDA8" w:rsidR="00C44E92" w:rsidRDefault="00C44E92" w:rsidP="00C44E92">
      <w:pPr>
        <w:spacing w:line="480" w:lineRule="auto"/>
        <w:ind w:firstLine="720"/>
        <w:contextualSpacing/>
        <w:rPr>
          <w:rFonts w:ascii="Times New Roman" w:hAnsi="Times New Roman" w:cs="Times New Roman"/>
          <w:color w:val="FF0000"/>
        </w:rPr>
      </w:pPr>
      <w:r>
        <w:rPr>
          <w:rFonts w:ascii="Times New Roman" w:hAnsi="Times New Roman" w:cs="Times New Roman"/>
        </w:rPr>
        <w:t xml:space="preserve">The Orthodox Theological Institute </w:t>
      </w:r>
      <w:r w:rsidR="00D57888">
        <w:rPr>
          <w:rFonts w:ascii="Times New Roman" w:hAnsi="Times New Roman" w:cs="Times New Roman"/>
        </w:rPr>
        <w:t xml:space="preserve">later </w:t>
      </w:r>
      <w:r>
        <w:rPr>
          <w:rFonts w:ascii="Times New Roman" w:hAnsi="Times New Roman" w:cs="Times New Roman"/>
        </w:rPr>
        <w:t>awarded Anderson an honorary doctoral degree</w:t>
      </w:r>
      <w:r w:rsidR="00D57888">
        <w:rPr>
          <w:rFonts w:ascii="Times New Roman" w:hAnsi="Times New Roman" w:cs="Times New Roman"/>
        </w:rPr>
        <w:t xml:space="preserve">. </w:t>
      </w:r>
      <w:r>
        <w:rPr>
          <w:rFonts w:ascii="Times New Roman" w:hAnsi="Times New Roman" w:cs="Times New Roman"/>
        </w:rPr>
        <w:t>As his colleague summarized, “through the YMCA Press and related undertakings in Paris you were able to take a leading part in bringing new hope and intellectual vigor to thousands of Russians displaced from their home country</w:t>
      </w:r>
      <w:r w:rsidR="00F12AED">
        <w:rPr>
          <w:rFonts w:ascii="Times New Roman" w:hAnsi="Times New Roman" w:cs="Times New Roman"/>
        </w:rPr>
        <w:t>.</w:t>
      </w:r>
      <w:r>
        <w:rPr>
          <w:rFonts w:ascii="Times New Roman" w:hAnsi="Times New Roman" w:cs="Times New Roman"/>
        </w:rPr>
        <w:t>”</w:t>
      </w:r>
      <w:r>
        <w:rPr>
          <w:rStyle w:val="FootnoteReference"/>
          <w:rFonts w:ascii="Times New Roman" w:hAnsi="Times New Roman" w:cs="Times New Roman"/>
        </w:rPr>
        <w:footnoteReference w:id="109"/>
      </w:r>
      <w:r>
        <w:rPr>
          <w:rFonts w:ascii="Times New Roman" w:hAnsi="Times New Roman" w:cs="Times New Roman"/>
        </w:rPr>
        <w:t xml:space="preserve"> </w:t>
      </w:r>
    </w:p>
    <w:p w14:paraId="03633264" w14:textId="4FB4DA6F"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On July 15, 1928, Paul and Margaret sailed from Le Havre</w:t>
      </w:r>
      <w:r w:rsidR="00B642BD">
        <w:rPr>
          <w:rFonts w:ascii="Times New Roman" w:hAnsi="Times New Roman" w:cs="Times New Roman"/>
        </w:rPr>
        <w:t xml:space="preserve">, France, </w:t>
      </w:r>
      <w:r>
        <w:rPr>
          <w:rFonts w:ascii="Times New Roman" w:hAnsi="Times New Roman" w:cs="Times New Roman"/>
        </w:rPr>
        <w:t xml:space="preserve">to New York for a </w:t>
      </w:r>
      <w:r w:rsidR="006D32F6">
        <w:rPr>
          <w:rFonts w:ascii="Times New Roman" w:hAnsi="Times New Roman" w:cs="Times New Roman"/>
        </w:rPr>
        <w:t xml:space="preserve">scheduled </w:t>
      </w:r>
      <w:r>
        <w:rPr>
          <w:rFonts w:ascii="Times New Roman" w:hAnsi="Times New Roman" w:cs="Times New Roman"/>
        </w:rPr>
        <w:t>furlough. They traveled to Whiting, Iowa, where they stayed with Margaret’s parents. She was expecting their first child, and Paul traveled within Iowa for YMCA speaking assignments. They rented a furnished apartment in Des Moines, and their daughter Mary was born on November 20 at the Swedish Hospital in the city. During the following months</w:t>
      </w:r>
      <w:r w:rsidR="00080EA8">
        <w:rPr>
          <w:rFonts w:ascii="Times New Roman" w:hAnsi="Times New Roman" w:cs="Times New Roman"/>
        </w:rPr>
        <w:t>,</w:t>
      </w:r>
      <w:r>
        <w:rPr>
          <w:rFonts w:ascii="Times New Roman" w:hAnsi="Times New Roman" w:cs="Times New Roman"/>
        </w:rPr>
        <w:t xml:space="preserve"> the young family visited Paul’s parents and relatives. In March they traveled to New York for meetings with International Committee executives related to the Russian work and with the Episcopal Committee on Aid to the St. Sergius Academy in Paris. On March 1</w:t>
      </w:r>
      <w:r w:rsidR="00080EA8">
        <w:rPr>
          <w:rFonts w:ascii="Times New Roman" w:hAnsi="Times New Roman" w:cs="Times New Roman"/>
        </w:rPr>
        <w:t>5, t</w:t>
      </w:r>
      <w:r>
        <w:rPr>
          <w:rFonts w:ascii="Times New Roman" w:hAnsi="Times New Roman" w:cs="Times New Roman"/>
        </w:rPr>
        <w:t xml:space="preserve">hey returned to Paris. Later that spring Paul attended the Anglo-Russian Student Conference (later renamed the Fellowship of St. Alban and St. Sergius). There Paul became acquainted with the Principal </w:t>
      </w:r>
      <w:r>
        <w:rPr>
          <w:rFonts w:ascii="Times New Roman" w:hAnsi="Times New Roman" w:cs="Times New Roman"/>
        </w:rPr>
        <w:lastRenderedPageBreak/>
        <w:t xml:space="preserve">George Francis Graham-Brown of Wycliffe Hall, </w:t>
      </w:r>
      <w:r w:rsidR="00904A98">
        <w:rPr>
          <w:rFonts w:ascii="Times New Roman" w:hAnsi="Times New Roman" w:cs="Times New Roman"/>
        </w:rPr>
        <w:t xml:space="preserve">an </w:t>
      </w:r>
      <w:r>
        <w:rPr>
          <w:rFonts w:ascii="Times New Roman" w:hAnsi="Times New Roman" w:cs="Times New Roman"/>
        </w:rPr>
        <w:t xml:space="preserve">Anglican theological college at Oxford. Anderson shared his interest in studying Orthodoxy, and the principal invited him to attend for the </w:t>
      </w:r>
      <w:proofErr w:type="spellStart"/>
      <w:r>
        <w:rPr>
          <w:rFonts w:ascii="Times New Roman" w:hAnsi="Times New Roman" w:cs="Times New Roman"/>
        </w:rPr>
        <w:t>Michaelmas</w:t>
      </w:r>
      <w:proofErr w:type="spellEnd"/>
      <w:r>
        <w:rPr>
          <w:rFonts w:ascii="Times New Roman" w:hAnsi="Times New Roman" w:cs="Times New Roman"/>
        </w:rPr>
        <w:t xml:space="preserve"> term (October-December) 1929. The principal also said that he would find a house for </w:t>
      </w:r>
      <w:r w:rsidR="00C43A8E">
        <w:rPr>
          <w:rFonts w:ascii="Times New Roman" w:hAnsi="Times New Roman" w:cs="Times New Roman"/>
        </w:rPr>
        <w:t xml:space="preserve">Paul and Margaret </w:t>
      </w:r>
      <w:r>
        <w:rPr>
          <w:rFonts w:ascii="Times New Roman" w:hAnsi="Times New Roman" w:cs="Times New Roman"/>
        </w:rPr>
        <w:t>and help him register for non-credit classes.</w:t>
      </w:r>
      <w:r>
        <w:rPr>
          <w:rStyle w:val="FootnoteReference"/>
          <w:rFonts w:ascii="Times New Roman" w:hAnsi="Times New Roman" w:cs="Times New Roman"/>
        </w:rPr>
        <w:footnoteReference w:id="110"/>
      </w:r>
      <w:r>
        <w:rPr>
          <w:rFonts w:ascii="Times New Roman" w:hAnsi="Times New Roman" w:cs="Times New Roman"/>
        </w:rPr>
        <w:t xml:space="preserve"> </w:t>
      </w:r>
    </w:p>
    <w:p w14:paraId="0F90E379" w14:textId="45C309EC" w:rsidR="00C44E92" w:rsidRPr="00C27074" w:rsidRDefault="00C44E92" w:rsidP="00C44E92">
      <w:pPr>
        <w:spacing w:line="480" w:lineRule="auto"/>
        <w:ind w:firstLine="720"/>
        <w:contextualSpacing/>
        <w:rPr>
          <w:rFonts w:ascii="Times New Roman" w:hAnsi="Times New Roman" w:cs="Times New Roman"/>
        </w:rPr>
      </w:pPr>
      <w:r w:rsidRPr="00E6068E">
        <w:rPr>
          <w:rFonts w:ascii="Times New Roman" w:hAnsi="Times New Roman" w:cs="Times New Roman"/>
          <w:color w:val="000000" w:themeColor="text1"/>
        </w:rPr>
        <w:t>In October 1929</w:t>
      </w:r>
      <w:r w:rsidR="00080EA8">
        <w:rPr>
          <w:rFonts w:ascii="Times New Roman" w:hAnsi="Times New Roman" w:cs="Times New Roman"/>
          <w:color w:val="000000" w:themeColor="text1"/>
        </w:rPr>
        <w:t>,</w:t>
      </w:r>
      <w:r w:rsidRPr="00E6068E">
        <w:rPr>
          <w:rFonts w:ascii="Times New Roman" w:hAnsi="Times New Roman" w:cs="Times New Roman"/>
          <w:color w:val="000000" w:themeColor="text1"/>
        </w:rPr>
        <w:t xml:space="preserve"> </w:t>
      </w:r>
      <w:r w:rsidRPr="00224065">
        <w:rPr>
          <w:rFonts w:ascii="Times New Roman" w:hAnsi="Times New Roman" w:cs="Times New Roman"/>
        </w:rPr>
        <w:t>Paul and Margaret Anderson</w:t>
      </w:r>
      <w:r>
        <w:rPr>
          <w:rFonts w:ascii="Times New Roman" w:hAnsi="Times New Roman" w:cs="Times New Roman"/>
        </w:rPr>
        <w:t xml:space="preserve"> arrived in Oxford to begin a term of study at Wycliffe Hall. Paul was classified as a non-resident member and his focus was early </w:t>
      </w:r>
      <w:r w:rsidR="00D57888">
        <w:rPr>
          <w:rFonts w:ascii="Times New Roman" w:hAnsi="Times New Roman" w:cs="Times New Roman"/>
        </w:rPr>
        <w:t>c</w:t>
      </w:r>
      <w:r>
        <w:rPr>
          <w:rFonts w:ascii="Times New Roman" w:hAnsi="Times New Roman" w:cs="Times New Roman"/>
        </w:rPr>
        <w:t>hurch history: “This period in Church history has long attracted me, but closer acquaintance with it has become essential in connection with our Russian work, for the Russian Orthodox ideal of the Christian life is still as in the early Church, that of the ascetic, the searcher after God.”</w:t>
      </w:r>
      <w:r>
        <w:rPr>
          <w:rStyle w:val="FootnoteReference"/>
          <w:rFonts w:ascii="Times New Roman" w:hAnsi="Times New Roman" w:cs="Times New Roman"/>
        </w:rPr>
        <w:footnoteReference w:id="111"/>
      </w:r>
      <w:r>
        <w:rPr>
          <w:rFonts w:ascii="Times New Roman" w:hAnsi="Times New Roman" w:cs="Times New Roman"/>
        </w:rPr>
        <w:t xml:space="preserve"> In his letter to friends</w:t>
      </w:r>
      <w:r w:rsidR="00080EA8">
        <w:rPr>
          <w:rFonts w:ascii="Times New Roman" w:hAnsi="Times New Roman" w:cs="Times New Roman"/>
        </w:rPr>
        <w:t>,</w:t>
      </w:r>
      <w:r>
        <w:rPr>
          <w:rFonts w:ascii="Times New Roman" w:hAnsi="Times New Roman" w:cs="Times New Roman"/>
        </w:rPr>
        <w:t xml:space="preserve"> he wr</w:t>
      </w:r>
      <w:r w:rsidR="00F71DDD">
        <w:rPr>
          <w:rFonts w:ascii="Times New Roman" w:hAnsi="Times New Roman" w:cs="Times New Roman"/>
        </w:rPr>
        <w:t xml:space="preserve">ote about </w:t>
      </w:r>
      <w:r>
        <w:rPr>
          <w:rFonts w:ascii="Times New Roman" w:hAnsi="Times New Roman" w:cs="Times New Roman"/>
        </w:rPr>
        <w:t>his study of early Christian writers, such as Anthony and Basil, who wrote about their physical and moral struggles for holiness. He also explained his belief that “When Constantine made Christianity the officially approved religion, the Christian life became too easy, and this tradition has lasted, with notable exceptions, until this day. . . . it is in the early Church that we find the positive, the practical process of being Christian by trying hard to keep Christ foremost</w:t>
      </w:r>
      <w:r w:rsidR="00167EB3">
        <w:rPr>
          <w:rFonts w:ascii="Times New Roman" w:hAnsi="Times New Roman" w:cs="Times New Roman"/>
        </w:rPr>
        <w:t>.</w:t>
      </w:r>
      <w:r>
        <w:rPr>
          <w:rFonts w:ascii="Times New Roman" w:hAnsi="Times New Roman" w:cs="Times New Roman"/>
        </w:rPr>
        <w:t>”</w:t>
      </w:r>
      <w:r>
        <w:rPr>
          <w:rStyle w:val="FootnoteReference"/>
          <w:rFonts w:ascii="Times New Roman" w:hAnsi="Times New Roman" w:cs="Times New Roman"/>
        </w:rPr>
        <w:footnoteReference w:id="112"/>
      </w:r>
      <w:r>
        <w:rPr>
          <w:rFonts w:ascii="Times New Roman" w:hAnsi="Times New Roman" w:cs="Times New Roman"/>
        </w:rPr>
        <w:t xml:space="preserve"> Anderson’s reading program included the Apostolic Fathers, the early ascetics of the Egyptian desert, and the Cappadocian Fathers (especially the monastic instructions of St. Basil). </w:t>
      </w:r>
      <w:r w:rsidR="00C43A8E">
        <w:rPr>
          <w:rFonts w:ascii="Times New Roman" w:hAnsi="Times New Roman" w:cs="Times New Roman"/>
        </w:rPr>
        <w:t xml:space="preserve">He </w:t>
      </w:r>
      <w:r>
        <w:rPr>
          <w:rFonts w:ascii="Times New Roman" w:hAnsi="Times New Roman" w:cs="Times New Roman"/>
        </w:rPr>
        <w:t>attended lectures and wrote that those by Dr. Kenneth Kirk (later Bishop of Oxford) were especially helpful. He met regularly with a tutor, a fellow of Merton College, who discussed his readings. Margaret attended lectures on medieval European history.</w:t>
      </w:r>
      <w:r>
        <w:rPr>
          <w:rStyle w:val="FootnoteReference"/>
          <w:rFonts w:ascii="Times New Roman" w:hAnsi="Times New Roman" w:cs="Times New Roman"/>
        </w:rPr>
        <w:footnoteReference w:id="113"/>
      </w:r>
      <w:r>
        <w:rPr>
          <w:rFonts w:ascii="Times New Roman" w:hAnsi="Times New Roman" w:cs="Times New Roman"/>
        </w:rPr>
        <w:t xml:space="preserve"> The Andersons enjoyed conversations with students and attending Anglican services </w:t>
      </w:r>
      <w:r>
        <w:rPr>
          <w:rFonts w:ascii="Times New Roman" w:hAnsi="Times New Roman" w:cs="Times New Roman"/>
        </w:rPr>
        <w:lastRenderedPageBreak/>
        <w:t>during their time in Oxford. Before returning to Paris, they were invited to visit the home of Bishop Walter Frere of Truro in Cornwall, whom the</w:t>
      </w:r>
      <w:r w:rsidR="00C43A8E">
        <w:rPr>
          <w:rFonts w:ascii="Times New Roman" w:hAnsi="Times New Roman" w:cs="Times New Roman"/>
        </w:rPr>
        <w:t xml:space="preserve">y </w:t>
      </w:r>
      <w:r>
        <w:rPr>
          <w:rFonts w:ascii="Times New Roman" w:hAnsi="Times New Roman" w:cs="Times New Roman"/>
        </w:rPr>
        <w:t>had</w:t>
      </w:r>
      <w:r w:rsidR="00260070">
        <w:rPr>
          <w:rFonts w:ascii="Times New Roman" w:hAnsi="Times New Roman" w:cs="Times New Roman"/>
        </w:rPr>
        <w:t xml:space="preserve"> </w:t>
      </w:r>
      <w:r>
        <w:rPr>
          <w:rFonts w:ascii="Times New Roman" w:hAnsi="Times New Roman" w:cs="Times New Roman"/>
        </w:rPr>
        <w:t xml:space="preserve">earlier </w:t>
      </w:r>
      <w:r w:rsidR="00260070">
        <w:rPr>
          <w:rFonts w:ascii="Times New Roman" w:hAnsi="Times New Roman" w:cs="Times New Roman"/>
        </w:rPr>
        <w:t xml:space="preserve">met </w:t>
      </w:r>
      <w:r>
        <w:rPr>
          <w:rFonts w:ascii="Times New Roman" w:hAnsi="Times New Roman" w:cs="Times New Roman"/>
        </w:rPr>
        <w:t>at an Anglo-Russian student conference. The bishop was a member of the Community of the Resurrection, an Anglican monastic order, and he invited the Andersons to attend services for a day. Paul wrote, “It warmed our hearts and stirred our souls.”</w:t>
      </w:r>
      <w:r>
        <w:rPr>
          <w:rStyle w:val="FootnoteReference"/>
          <w:rFonts w:ascii="Times New Roman" w:hAnsi="Times New Roman" w:cs="Times New Roman"/>
        </w:rPr>
        <w:footnoteReference w:id="114"/>
      </w:r>
    </w:p>
    <w:p w14:paraId="447354D3" w14:textId="4BE21C5E" w:rsidR="00C44E92" w:rsidRDefault="00C44E92" w:rsidP="00C44E92">
      <w:pPr>
        <w:spacing w:line="480" w:lineRule="auto"/>
        <w:ind w:firstLine="720"/>
        <w:contextualSpacing/>
        <w:rPr>
          <w:rFonts w:ascii="Times New Roman" w:hAnsi="Times New Roman" w:cs="Times New Roman"/>
        </w:rPr>
      </w:pPr>
      <w:r>
        <w:rPr>
          <w:rFonts w:ascii="Times New Roman" w:hAnsi="Times New Roman" w:cs="Times New Roman"/>
        </w:rPr>
        <w:t>Anderson deeply valued the opportunity to study in Oxford and described it as “one of the richest experiences of our lives.” His readings on church history provided information</w:t>
      </w:r>
      <w:r w:rsidR="00080EA8">
        <w:rPr>
          <w:rFonts w:ascii="Times New Roman" w:hAnsi="Times New Roman" w:cs="Times New Roman"/>
        </w:rPr>
        <w:t xml:space="preserve"> that</w:t>
      </w:r>
      <w:r>
        <w:rPr>
          <w:rFonts w:ascii="Times New Roman" w:hAnsi="Times New Roman" w:cs="Times New Roman"/>
        </w:rPr>
        <w:t xml:space="preserve"> he had not received in his previous education</w:t>
      </w:r>
      <w:r w:rsidR="00904A98">
        <w:rPr>
          <w:rFonts w:ascii="Times New Roman" w:hAnsi="Times New Roman" w:cs="Times New Roman"/>
        </w:rPr>
        <w:t>; h</w:t>
      </w:r>
      <w:r>
        <w:rPr>
          <w:rFonts w:ascii="Times New Roman" w:hAnsi="Times New Roman" w:cs="Times New Roman"/>
        </w:rPr>
        <w:t xml:space="preserve">is study also provided guidance for his work in publishing books on Orthodox Christian culture. </w:t>
      </w:r>
      <w:r w:rsidR="00C43A8E">
        <w:rPr>
          <w:rFonts w:ascii="Times New Roman" w:hAnsi="Times New Roman" w:cs="Times New Roman"/>
        </w:rPr>
        <w:t>He</w:t>
      </w:r>
      <w:r>
        <w:rPr>
          <w:rFonts w:ascii="Times New Roman" w:hAnsi="Times New Roman" w:cs="Times New Roman"/>
        </w:rPr>
        <w:t xml:space="preserve"> expressed regret that he did not have additional time to focus </w:t>
      </w:r>
      <w:r w:rsidR="00080EA8">
        <w:rPr>
          <w:rFonts w:ascii="Times New Roman" w:hAnsi="Times New Roman" w:cs="Times New Roman"/>
        </w:rPr>
        <w:t xml:space="preserve">on </w:t>
      </w:r>
      <w:r>
        <w:rPr>
          <w:rFonts w:ascii="Times New Roman" w:hAnsi="Times New Roman" w:cs="Times New Roman"/>
        </w:rPr>
        <w:t>study</w:t>
      </w:r>
      <w:r w:rsidR="00080EA8">
        <w:rPr>
          <w:rFonts w:ascii="Times New Roman" w:hAnsi="Times New Roman" w:cs="Times New Roman"/>
        </w:rPr>
        <w:t>ing</w:t>
      </w:r>
      <w:r>
        <w:rPr>
          <w:rFonts w:ascii="Times New Roman" w:hAnsi="Times New Roman" w:cs="Times New Roman"/>
        </w:rPr>
        <w:t xml:space="preserve"> Russian Christian works of the 19</w:t>
      </w:r>
      <w:r w:rsidRPr="00F54D15">
        <w:rPr>
          <w:rFonts w:ascii="Times New Roman" w:hAnsi="Times New Roman" w:cs="Times New Roman"/>
          <w:vertAlign w:val="superscript"/>
        </w:rPr>
        <w:t>th</w:t>
      </w:r>
      <w:r>
        <w:rPr>
          <w:rFonts w:ascii="Times New Roman" w:hAnsi="Times New Roman" w:cs="Times New Roman"/>
        </w:rPr>
        <w:t xml:space="preserve"> and early 20</w:t>
      </w:r>
      <w:r w:rsidRPr="00F54D15">
        <w:rPr>
          <w:rFonts w:ascii="Times New Roman" w:hAnsi="Times New Roman" w:cs="Times New Roman"/>
          <w:vertAlign w:val="superscript"/>
        </w:rPr>
        <w:t>th</w:t>
      </w:r>
      <w:r>
        <w:rPr>
          <w:rFonts w:ascii="Times New Roman" w:hAnsi="Times New Roman" w:cs="Times New Roman"/>
        </w:rPr>
        <w:t xml:space="preserve"> centur</w:t>
      </w:r>
      <w:r w:rsidR="009C5DFC">
        <w:rPr>
          <w:rFonts w:ascii="Times New Roman" w:hAnsi="Times New Roman" w:cs="Times New Roman"/>
        </w:rPr>
        <w:t>ies</w:t>
      </w:r>
      <w:r>
        <w:rPr>
          <w:rFonts w:ascii="Times New Roman" w:hAnsi="Times New Roman" w:cs="Times New Roman"/>
        </w:rPr>
        <w:t xml:space="preserve">: </w:t>
      </w:r>
    </w:p>
    <w:p w14:paraId="178A0184" w14:textId="77777777" w:rsidR="00C44E92" w:rsidRDefault="00C44E92" w:rsidP="00C44E92">
      <w:pPr>
        <w:ind w:left="720"/>
        <w:contextualSpacing/>
        <w:rPr>
          <w:rFonts w:ascii="Times New Roman" w:hAnsi="Times New Roman" w:cs="Times New Roman"/>
        </w:rPr>
      </w:pPr>
      <w:r>
        <w:rPr>
          <w:rFonts w:ascii="Times New Roman" w:hAnsi="Times New Roman" w:cs="Times New Roman"/>
        </w:rPr>
        <w:t>T</w:t>
      </w:r>
      <w:r w:rsidRPr="00F54D15">
        <w:rPr>
          <w:rFonts w:ascii="Times New Roman" w:hAnsi="Times New Roman" w:cs="Times New Roman"/>
        </w:rPr>
        <w:t xml:space="preserve">o this day I have found myself handicapped in student </w:t>
      </w:r>
      <w:r>
        <w:rPr>
          <w:rFonts w:ascii="Times New Roman" w:hAnsi="Times New Roman" w:cs="Times New Roman"/>
        </w:rPr>
        <w:t>M</w:t>
      </w:r>
      <w:r w:rsidRPr="00F54D15">
        <w:rPr>
          <w:rFonts w:ascii="Times New Roman" w:hAnsi="Times New Roman" w:cs="Times New Roman"/>
        </w:rPr>
        <w:t xml:space="preserve">ovement circles, in our </w:t>
      </w:r>
      <w:r>
        <w:rPr>
          <w:rFonts w:ascii="Times New Roman" w:hAnsi="Times New Roman" w:cs="Times New Roman"/>
        </w:rPr>
        <w:t>P</w:t>
      </w:r>
      <w:r w:rsidRPr="00F54D15">
        <w:rPr>
          <w:rFonts w:ascii="Times New Roman" w:hAnsi="Times New Roman" w:cs="Times New Roman"/>
        </w:rPr>
        <w:t xml:space="preserve">ress editorial weekly meetings, and in the meetings and discussions of the </w:t>
      </w:r>
      <w:r>
        <w:rPr>
          <w:rFonts w:ascii="Times New Roman" w:hAnsi="Times New Roman" w:cs="Times New Roman"/>
        </w:rPr>
        <w:t>E</w:t>
      </w:r>
      <w:r w:rsidRPr="00F54D15">
        <w:rPr>
          <w:rFonts w:ascii="Times New Roman" w:hAnsi="Times New Roman" w:cs="Times New Roman"/>
        </w:rPr>
        <w:t xml:space="preserve">cumenical </w:t>
      </w:r>
      <w:r>
        <w:rPr>
          <w:rFonts w:ascii="Times New Roman" w:hAnsi="Times New Roman" w:cs="Times New Roman"/>
        </w:rPr>
        <w:t>M</w:t>
      </w:r>
      <w:r w:rsidRPr="00F54D15">
        <w:rPr>
          <w:rFonts w:ascii="Times New Roman" w:hAnsi="Times New Roman" w:cs="Times New Roman"/>
        </w:rPr>
        <w:t xml:space="preserve">ovement, by lack of systematic preparation </w:t>
      </w:r>
      <w:r>
        <w:rPr>
          <w:rFonts w:ascii="Times New Roman" w:hAnsi="Times New Roman" w:cs="Times New Roman"/>
        </w:rPr>
        <w:t xml:space="preserve">in </w:t>
      </w:r>
      <w:r w:rsidRPr="00F54D15">
        <w:rPr>
          <w:rFonts w:ascii="Times New Roman" w:hAnsi="Times New Roman" w:cs="Times New Roman"/>
        </w:rPr>
        <w:t xml:space="preserve">theology and philosophy as revealed in </w:t>
      </w:r>
      <w:r>
        <w:rPr>
          <w:rFonts w:ascii="Times New Roman" w:hAnsi="Times New Roman" w:cs="Times New Roman"/>
        </w:rPr>
        <w:t>R</w:t>
      </w:r>
      <w:r w:rsidRPr="00F54D15">
        <w:rPr>
          <w:rFonts w:ascii="Times New Roman" w:hAnsi="Times New Roman" w:cs="Times New Roman"/>
        </w:rPr>
        <w:t>ussian writers</w:t>
      </w:r>
      <w:r>
        <w:rPr>
          <w:rFonts w:ascii="Times New Roman" w:hAnsi="Times New Roman" w:cs="Times New Roman"/>
        </w:rPr>
        <w:t>. T</w:t>
      </w:r>
      <w:r w:rsidRPr="00F54D15">
        <w:rPr>
          <w:rFonts w:ascii="Times New Roman" w:hAnsi="Times New Roman" w:cs="Times New Roman"/>
        </w:rPr>
        <w:t>o be sure</w:t>
      </w:r>
      <w:r>
        <w:rPr>
          <w:rFonts w:ascii="Times New Roman" w:hAnsi="Times New Roman" w:cs="Times New Roman"/>
        </w:rPr>
        <w:t xml:space="preserve">, </w:t>
      </w:r>
      <w:r w:rsidRPr="00F54D15">
        <w:rPr>
          <w:rFonts w:ascii="Times New Roman" w:hAnsi="Times New Roman" w:cs="Times New Roman"/>
        </w:rPr>
        <w:t>just reading the manuscripts which kept arriving at my desk was helpful</w:t>
      </w:r>
      <w:r>
        <w:rPr>
          <w:rFonts w:ascii="Times New Roman" w:hAnsi="Times New Roman" w:cs="Times New Roman"/>
        </w:rPr>
        <w:t xml:space="preserve">, </w:t>
      </w:r>
      <w:r w:rsidRPr="00F54D15">
        <w:rPr>
          <w:rFonts w:ascii="Times New Roman" w:hAnsi="Times New Roman" w:cs="Times New Roman"/>
        </w:rPr>
        <w:t xml:space="preserve">but the fact is that this tended to open up doors calling for more background reading which in the nature of my work </w:t>
      </w:r>
      <w:r>
        <w:rPr>
          <w:rFonts w:ascii="Times New Roman" w:hAnsi="Times New Roman" w:cs="Times New Roman"/>
        </w:rPr>
        <w:t>I</w:t>
      </w:r>
      <w:r w:rsidRPr="00F54D15">
        <w:rPr>
          <w:rFonts w:ascii="Times New Roman" w:hAnsi="Times New Roman" w:cs="Times New Roman"/>
        </w:rPr>
        <w:t xml:space="preserve"> could not undertake</w:t>
      </w:r>
      <w:r>
        <w:rPr>
          <w:rFonts w:ascii="Times New Roman" w:hAnsi="Times New Roman" w:cs="Times New Roman"/>
        </w:rPr>
        <w:t>.</w:t>
      </w:r>
      <w:r>
        <w:rPr>
          <w:rStyle w:val="FootnoteReference"/>
          <w:rFonts w:ascii="Times New Roman" w:hAnsi="Times New Roman" w:cs="Times New Roman"/>
        </w:rPr>
        <w:footnoteReference w:id="115"/>
      </w:r>
      <w:r>
        <w:rPr>
          <w:rFonts w:ascii="Times New Roman" w:hAnsi="Times New Roman" w:cs="Times New Roman"/>
        </w:rPr>
        <w:t xml:space="preserve"> </w:t>
      </w:r>
    </w:p>
    <w:p w14:paraId="2468D6C8" w14:textId="77777777" w:rsidR="00C44E92" w:rsidRDefault="00C44E92" w:rsidP="00C44E92">
      <w:pPr>
        <w:contextualSpacing/>
        <w:rPr>
          <w:rFonts w:ascii="Times New Roman" w:hAnsi="Times New Roman" w:cs="Times New Roman"/>
          <w:color w:val="FF0000"/>
        </w:rPr>
      </w:pPr>
    </w:p>
    <w:p w14:paraId="6504887A" w14:textId="07332897" w:rsidR="00C44E92" w:rsidRPr="0088496D" w:rsidRDefault="00C44E92" w:rsidP="00C44E92">
      <w:pPr>
        <w:spacing w:line="480" w:lineRule="auto"/>
        <w:ind w:firstLine="720"/>
        <w:contextualSpacing/>
        <w:rPr>
          <w:rFonts w:ascii="Times New Roman" w:eastAsia="Times New Roman" w:hAnsi="Times New Roman" w:cs="Times New Roman"/>
          <w:color w:val="000000" w:themeColor="text1"/>
        </w:rPr>
      </w:pPr>
      <w:r w:rsidRPr="00C21063">
        <w:rPr>
          <w:rFonts w:ascii="Times New Roman" w:eastAsia="Times New Roman" w:hAnsi="Times New Roman" w:cs="Times New Roman"/>
          <w:color w:val="000000" w:themeColor="text1"/>
        </w:rPr>
        <w:t>In Paris</w:t>
      </w:r>
      <w:r w:rsidR="00080EA8">
        <w:rPr>
          <w:rFonts w:ascii="Times New Roman" w:eastAsia="Times New Roman" w:hAnsi="Times New Roman" w:cs="Times New Roman"/>
          <w:color w:val="000000" w:themeColor="text1"/>
        </w:rPr>
        <w:t>,</w:t>
      </w:r>
      <w:r w:rsidRPr="00C21063">
        <w:rPr>
          <w:rFonts w:ascii="Times New Roman" w:eastAsia="Times New Roman" w:hAnsi="Times New Roman" w:cs="Times New Roman"/>
          <w:color w:val="000000" w:themeColor="text1"/>
        </w:rPr>
        <w:t xml:space="preserve"> the Andersons became very active at a church of the Anglican Communion, the American Pro-Cathedral Church of the Holy Trinity, at 23 Avenue George V.</w:t>
      </w:r>
      <w:r>
        <w:rPr>
          <w:rFonts w:ascii="Times New Roman" w:eastAsia="Times New Roman" w:hAnsi="Times New Roman" w:cs="Times New Roman"/>
          <w:color w:val="000000" w:themeColor="text1"/>
        </w:rPr>
        <w:t xml:space="preserve"> Paul later served </w:t>
      </w:r>
      <w:r w:rsidRPr="0088496D">
        <w:rPr>
          <w:rFonts w:ascii="Times New Roman" w:eastAsia="Times New Roman" w:hAnsi="Times New Roman" w:cs="Times New Roman"/>
          <w:color w:val="000000" w:themeColor="text1"/>
        </w:rPr>
        <w:t>as a member of the vestry</w:t>
      </w:r>
      <w:r>
        <w:rPr>
          <w:rFonts w:ascii="Times New Roman" w:eastAsia="Times New Roman" w:hAnsi="Times New Roman" w:cs="Times New Roman"/>
          <w:color w:val="000000" w:themeColor="text1"/>
        </w:rPr>
        <w:t xml:space="preserve"> (parish leadership council)</w:t>
      </w:r>
      <w:r w:rsidRPr="0088496D">
        <w:rPr>
          <w:rFonts w:ascii="Times New Roman" w:eastAsia="Times New Roman" w:hAnsi="Times New Roman" w:cs="Times New Roman"/>
          <w:color w:val="000000" w:themeColor="text1"/>
        </w:rPr>
        <w:t>, and Margaret contributed to the church</w:t>
      </w:r>
      <w:r w:rsidR="00080EA8">
        <w:rPr>
          <w:rFonts w:ascii="Times New Roman" w:eastAsia="Times New Roman" w:hAnsi="Times New Roman" w:cs="Times New Roman"/>
          <w:color w:val="000000" w:themeColor="text1"/>
        </w:rPr>
        <w:t>’s</w:t>
      </w:r>
      <w:r w:rsidRPr="0088496D">
        <w:rPr>
          <w:rFonts w:ascii="Times New Roman" w:eastAsia="Times New Roman" w:hAnsi="Times New Roman" w:cs="Times New Roman"/>
          <w:color w:val="000000" w:themeColor="text1"/>
        </w:rPr>
        <w:t xml:space="preserve"> Sunday school program.</w:t>
      </w:r>
      <w:r w:rsidRPr="0088496D">
        <w:rPr>
          <w:rStyle w:val="FootnoteReference"/>
          <w:rFonts w:ascii="Times New Roman" w:eastAsia="Times New Roman" w:hAnsi="Times New Roman" w:cs="Times New Roman"/>
          <w:color w:val="000000" w:themeColor="text1"/>
        </w:rPr>
        <w:footnoteReference w:id="116"/>
      </w:r>
      <w:r w:rsidRPr="0088496D">
        <w:rPr>
          <w:rFonts w:ascii="Times New Roman" w:eastAsia="Times New Roman" w:hAnsi="Times New Roman" w:cs="Times New Roman"/>
          <w:color w:val="000000" w:themeColor="text1"/>
        </w:rPr>
        <w:t xml:space="preserve"> </w:t>
      </w:r>
    </w:p>
    <w:p w14:paraId="79F497A5" w14:textId="3C4D82AF" w:rsidR="00C44E92" w:rsidRDefault="00C44E92" w:rsidP="00C44E92">
      <w:pPr>
        <w:spacing w:line="480" w:lineRule="auto"/>
        <w:ind w:firstLine="720"/>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Anderson continued to travel to other countries in Europe to connect with</w:t>
      </w:r>
      <w:r w:rsidR="00DA3538">
        <w:rPr>
          <w:rFonts w:ascii="Times New Roman" w:eastAsia="Times New Roman" w:hAnsi="Times New Roman" w:cs="Times New Roman"/>
          <w:color w:val="000000" w:themeColor="text1"/>
        </w:rPr>
        <w:t xml:space="preserve"> </w:t>
      </w:r>
      <w:r w:rsidR="00577E63" w:rsidRPr="002038F4">
        <w:rPr>
          <w:rFonts w:ascii="Times New Roman" w:hAnsi="Times New Roman" w:cs="Times New Roman"/>
        </w:rPr>
        <w:t>émigré</w:t>
      </w:r>
      <w:r w:rsidR="00577E63">
        <w:rPr>
          <w:rFonts w:ascii="Times New Roman" w:hAnsi="Times New Roman" w:cs="Times New Roman"/>
        </w:rPr>
        <w:t>s</w:t>
      </w:r>
      <w:r>
        <w:rPr>
          <w:rFonts w:ascii="Times New Roman" w:eastAsia="Times New Roman" w:hAnsi="Times New Roman" w:cs="Times New Roman"/>
          <w:color w:val="000000" w:themeColor="text1"/>
        </w:rPr>
        <w:t>. For example, in 1930 and 1931</w:t>
      </w:r>
      <w:r w:rsidR="00080EA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he </w:t>
      </w:r>
      <w:r w:rsidRPr="00525C9C">
        <w:rPr>
          <w:rFonts w:ascii="Times New Roman" w:eastAsia="Times New Roman" w:hAnsi="Times New Roman" w:cs="Times New Roman"/>
          <w:color w:val="000000" w:themeColor="text1"/>
        </w:rPr>
        <w:t>traveled to Estonia and Latvia, reported his observations on cultural and religious trends, and described YMCA current programs.</w:t>
      </w:r>
      <w:r>
        <w:rPr>
          <w:rFonts w:ascii="Times New Roman" w:eastAsia="Times New Roman" w:hAnsi="Times New Roman" w:cs="Times New Roman"/>
          <w:color w:val="000000" w:themeColor="text1"/>
        </w:rPr>
        <w:t xml:space="preserve"> He noted that these </w:t>
      </w:r>
      <w:r>
        <w:rPr>
          <w:rFonts w:ascii="Times New Roman" w:eastAsia="Times New Roman" w:hAnsi="Times New Roman" w:cs="Times New Roman"/>
          <w:color w:val="000000" w:themeColor="text1"/>
        </w:rPr>
        <w:lastRenderedPageBreak/>
        <w:t xml:space="preserve">countries had become more integrated into central and western European economic life and far less connected to </w:t>
      </w:r>
      <w:r w:rsidR="00DA3538">
        <w:rPr>
          <w:rFonts w:ascii="Times New Roman" w:eastAsia="Times New Roman" w:hAnsi="Times New Roman" w:cs="Times New Roman"/>
          <w:color w:val="000000" w:themeColor="text1"/>
        </w:rPr>
        <w:t>the USSR</w:t>
      </w:r>
      <w:r>
        <w:rPr>
          <w:rFonts w:ascii="Times New Roman" w:eastAsia="Times New Roman" w:hAnsi="Times New Roman" w:cs="Times New Roman"/>
          <w:color w:val="000000" w:themeColor="text1"/>
        </w:rPr>
        <w:t xml:space="preserve">. The Orthodox churches </w:t>
      </w:r>
      <w:r w:rsidR="00D57888">
        <w:rPr>
          <w:rFonts w:ascii="Times New Roman" w:eastAsia="Times New Roman" w:hAnsi="Times New Roman" w:cs="Times New Roman"/>
          <w:color w:val="000000" w:themeColor="text1"/>
        </w:rPr>
        <w:t xml:space="preserve">in </w:t>
      </w:r>
      <w:r>
        <w:rPr>
          <w:rFonts w:ascii="Times New Roman" w:eastAsia="Times New Roman" w:hAnsi="Times New Roman" w:cs="Times New Roman"/>
          <w:color w:val="000000" w:themeColor="text1"/>
        </w:rPr>
        <w:t>Estonia and Latvia maintained fraternal connections with</w:t>
      </w:r>
      <w:r w:rsidR="00080EA8">
        <w:rPr>
          <w:rFonts w:ascii="Times New Roman" w:eastAsia="Times New Roman" w:hAnsi="Times New Roman" w:cs="Times New Roman"/>
          <w:color w:val="000000" w:themeColor="text1"/>
        </w:rPr>
        <w:t xml:space="preserve"> the</w:t>
      </w:r>
      <w:r>
        <w:rPr>
          <w:rFonts w:ascii="Times New Roman" w:eastAsia="Times New Roman" w:hAnsi="Times New Roman" w:cs="Times New Roman"/>
          <w:color w:val="000000" w:themeColor="text1"/>
        </w:rPr>
        <w:t xml:space="preserve"> Russian church hierarchy but did not submit to i</w:t>
      </w:r>
      <w:r w:rsidR="00080EA8">
        <w:rPr>
          <w:rFonts w:ascii="Times New Roman" w:eastAsia="Times New Roman" w:hAnsi="Times New Roman" w:cs="Times New Roman"/>
          <w:color w:val="000000" w:themeColor="text1"/>
        </w:rPr>
        <w:t>t</w:t>
      </w:r>
      <w:r>
        <w:rPr>
          <w:rFonts w:ascii="Times New Roman" w:eastAsia="Times New Roman" w:hAnsi="Times New Roman" w:cs="Times New Roman"/>
          <w:color w:val="000000" w:themeColor="text1"/>
        </w:rPr>
        <w:t>s authority: they had their own archbishops and synods. Anderson wrote that the</w:t>
      </w:r>
      <w:r w:rsidR="00BA128F">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churches of Estonia were approximately</w:t>
      </w:r>
      <w:r w:rsidR="00904A98">
        <w:rPr>
          <w:rFonts w:ascii="Times New Roman" w:eastAsia="Times New Roman" w:hAnsi="Times New Roman" w:cs="Times New Roman"/>
          <w:color w:val="000000" w:themeColor="text1"/>
        </w:rPr>
        <w:t xml:space="preserve"> two-thirds </w:t>
      </w:r>
      <w:r>
        <w:rPr>
          <w:rFonts w:ascii="Times New Roman" w:eastAsia="Times New Roman" w:hAnsi="Times New Roman" w:cs="Times New Roman"/>
          <w:color w:val="000000" w:themeColor="text1"/>
        </w:rPr>
        <w:t>Estonian by ethnicity and</w:t>
      </w:r>
      <w:r w:rsidR="00904A98">
        <w:rPr>
          <w:rFonts w:ascii="Times New Roman" w:eastAsia="Times New Roman" w:hAnsi="Times New Roman" w:cs="Times New Roman"/>
          <w:color w:val="000000" w:themeColor="text1"/>
        </w:rPr>
        <w:t xml:space="preserve"> one-third </w:t>
      </w:r>
      <w:r>
        <w:rPr>
          <w:rFonts w:ascii="Times New Roman" w:eastAsia="Times New Roman" w:hAnsi="Times New Roman" w:cs="Times New Roman"/>
          <w:color w:val="000000" w:themeColor="text1"/>
        </w:rPr>
        <w:t>Russian. In Latvia</w:t>
      </w:r>
      <w:r w:rsidR="00080EA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the Orthodox churches were </w:t>
      </w:r>
      <w:r w:rsidR="00904A98">
        <w:rPr>
          <w:rFonts w:ascii="Times New Roman" w:eastAsia="Times New Roman" w:hAnsi="Times New Roman" w:cs="Times New Roman"/>
          <w:color w:val="000000" w:themeColor="text1"/>
        </w:rPr>
        <w:t xml:space="preserve">two-thirds </w:t>
      </w:r>
      <w:r>
        <w:rPr>
          <w:rFonts w:ascii="Times New Roman" w:eastAsia="Times New Roman" w:hAnsi="Times New Roman" w:cs="Times New Roman"/>
          <w:color w:val="000000" w:themeColor="text1"/>
        </w:rPr>
        <w:t>Russian by ethnicity and</w:t>
      </w:r>
      <w:r w:rsidR="00904A98">
        <w:rPr>
          <w:rFonts w:ascii="Times New Roman" w:eastAsia="Times New Roman" w:hAnsi="Times New Roman" w:cs="Times New Roman"/>
          <w:color w:val="000000" w:themeColor="text1"/>
        </w:rPr>
        <w:t xml:space="preserve"> one-third </w:t>
      </w:r>
      <w:r>
        <w:rPr>
          <w:rFonts w:ascii="Times New Roman" w:eastAsia="Times New Roman" w:hAnsi="Times New Roman" w:cs="Times New Roman"/>
          <w:color w:val="000000" w:themeColor="text1"/>
        </w:rPr>
        <w:t xml:space="preserve">Latvian. The Russian minorities of Estonia and Latvia maintained Russian-language schools, newspapers, and cultural organizations. </w:t>
      </w:r>
      <w:r w:rsidR="00C43A8E">
        <w:rPr>
          <w:rFonts w:ascii="Times New Roman" w:eastAsia="Times New Roman" w:hAnsi="Times New Roman" w:cs="Times New Roman"/>
          <w:color w:val="000000" w:themeColor="text1"/>
        </w:rPr>
        <w:t xml:space="preserve">He </w:t>
      </w:r>
      <w:r>
        <w:rPr>
          <w:rFonts w:ascii="Times New Roman" w:eastAsia="Times New Roman" w:hAnsi="Times New Roman" w:cs="Times New Roman"/>
          <w:color w:val="000000" w:themeColor="text1"/>
        </w:rPr>
        <w:t>counted</w:t>
      </w:r>
      <w:r w:rsidR="005314B2">
        <w:rPr>
          <w:rFonts w:ascii="Times New Roman" w:eastAsia="Times New Roman" w:hAnsi="Times New Roman" w:cs="Times New Roman"/>
          <w:color w:val="000000" w:themeColor="text1"/>
        </w:rPr>
        <w:t xml:space="preserve"> fifty-seven </w:t>
      </w:r>
      <w:r>
        <w:rPr>
          <w:rFonts w:ascii="Times New Roman" w:eastAsia="Times New Roman" w:hAnsi="Times New Roman" w:cs="Times New Roman"/>
          <w:color w:val="000000" w:themeColor="text1"/>
        </w:rPr>
        <w:t>Russian organizations in Riga.</w:t>
      </w:r>
      <w:r>
        <w:rPr>
          <w:rStyle w:val="FootnoteReference"/>
          <w:rFonts w:ascii="Times New Roman" w:eastAsia="Times New Roman" w:hAnsi="Times New Roman" w:cs="Times New Roman"/>
          <w:color w:val="000000" w:themeColor="text1"/>
        </w:rPr>
        <w:footnoteReference w:id="117"/>
      </w:r>
    </w:p>
    <w:p w14:paraId="376A814A" w14:textId="0B85FF23" w:rsidR="00C44E92" w:rsidRDefault="00C44E92" w:rsidP="00C44E92">
      <w:pPr>
        <w:spacing w:line="480" w:lineRule="auto"/>
        <w:ind w:firstLine="720"/>
        <w:contextualSpacing/>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Latvia</w:t>
      </w:r>
      <w:r w:rsidR="00080EA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the partner of the RSCM was the Russian Orthodox Student Union, which operated programs for students, boys, and girls with a rented facility</w:t>
      </w:r>
      <w:r w:rsidR="00687525">
        <w:rPr>
          <w:rFonts w:ascii="Times New Roman" w:eastAsia="Times New Roman" w:hAnsi="Times New Roman" w:cs="Times New Roman"/>
          <w:color w:val="000000" w:themeColor="text1"/>
        </w:rPr>
        <w:t>; o</w:t>
      </w:r>
      <w:r>
        <w:rPr>
          <w:rFonts w:ascii="Times New Roman" w:eastAsia="Times New Roman" w:hAnsi="Times New Roman" w:cs="Times New Roman"/>
          <w:color w:val="000000" w:themeColor="text1"/>
        </w:rPr>
        <w:t>ne paid secretary serve</w:t>
      </w:r>
      <w:r w:rsidR="00687525">
        <w:rPr>
          <w:rFonts w:ascii="Times New Roman" w:eastAsia="Times New Roman" w:hAnsi="Times New Roman" w:cs="Times New Roman"/>
          <w:color w:val="000000" w:themeColor="text1"/>
        </w:rPr>
        <w:t xml:space="preserve">d </w:t>
      </w:r>
      <w:r>
        <w:rPr>
          <w:rFonts w:ascii="Times New Roman" w:eastAsia="Times New Roman" w:hAnsi="Times New Roman" w:cs="Times New Roman"/>
          <w:color w:val="000000" w:themeColor="text1"/>
        </w:rPr>
        <w:t>this work. Many ethnic Russians also participated in Latvian YMCA programs. In addition, the Russian Correspondence School supported an active student club in Riga with</w:t>
      </w:r>
      <w:r w:rsidR="0037205E">
        <w:rPr>
          <w:rFonts w:ascii="Times New Roman" w:eastAsia="Times New Roman" w:hAnsi="Times New Roman" w:cs="Times New Roman"/>
          <w:color w:val="000000" w:themeColor="text1"/>
        </w:rPr>
        <w:t xml:space="preserve"> twenty-five </w:t>
      </w:r>
      <w:r>
        <w:rPr>
          <w:rFonts w:ascii="Times New Roman" w:eastAsia="Times New Roman" w:hAnsi="Times New Roman" w:cs="Times New Roman"/>
          <w:color w:val="000000" w:themeColor="text1"/>
        </w:rPr>
        <w:t>men and women participating. Anderson knew that organizations had not been cooperating at a maximum level, so he held a meeting on January 10, 1934</w:t>
      </w:r>
      <w:r w:rsidR="004705F9">
        <w:rPr>
          <w:rFonts w:ascii="Times New Roman" w:eastAsia="Times New Roman" w:hAnsi="Times New Roman" w:cs="Times New Roman"/>
          <w:color w:val="000000" w:themeColor="text1"/>
        </w:rPr>
        <w:t>,</w:t>
      </w:r>
      <w:r w:rsidR="00080EA8">
        <w:rPr>
          <w:rFonts w:ascii="Times New Roman" w:eastAsia="Times New Roman" w:hAnsi="Times New Roman" w:cs="Times New Roman"/>
          <w:color w:val="000000" w:themeColor="text1"/>
        </w:rPr>
        <w:t xml:space="preserve"> for </w:t>
      </w:r>
      <w:r>
        <w:rPr>
          <w:rFonts w:ascii="Times New Roman" w:eastAsia="Times New Roman" w:hAnsi="Times New Roman" w:cs="Times New Roman"/>
          <w:color w:val="000000" w:themeColor="text1"/>
        </w:rPr>
        <w:t>representatives of the Russian Orthodox Student Union, the Riga YMCA, and</w:t>
      </w:r>
      <w:r w:rsidR="00080EA8">
        <w:rPr>
          <w:rFonts w:ascii="Times New Roman" w:eastAsia="Times New Roman" w:hAnsi="Times New Roman" w:cs="Times New Roman"/>
          <w:color w:val="000000" w:themeColor="text1"/>
        </w:rPr>
        <w:t xml:space="preserve"> the</w:t>
      </w:r>
      <w:r>
        <w:rPr>
          <w:rFonts w:ascii="Times New Roman" w:eastAsia="Times New Roman" w:hAnsi="Times New Roman" w:cs="Times New Roman"/>
          <w:color w:val="000000" w:themeColor="text1"/>
        </w:rPr>
        <w:t xml:space="preserve"> Correspondence School club to discuss cooperation and increased connection to the</w:t>
      </w:r>
      <w:r w:rsidR="00BA128F">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churches.</w:t>
      </w:r>
      <w:r>
        <w:rPr>
          <w:rStyle w:val="FootnoteReference"/>
          <w:rFonts w:ascii="Times New Roman" w:eastAsia="Times New Roman" w:hAnsi="Times New Roman" w:cs="Times New Roman"/>
          <w:color w:val="000000" w:themeColor="text1"/>
        </w:rPr>
        <w:footnoteReference w:id="118"/>
      </w:r>
      <w:r>
        <w:rPr>
          <w:rFonts w:ascii="Times New Roman" w:eastAsia="Times New Roman" w:hAnsi="Times New Roman" w:cs="Times New Roman"/>
          <w:color w:val="000000" w:themeColor="text1"/>
        </w:rPr>
        <w:t xml:space="preserve"> </w:t>
      </w:r>
    </w:p>
    <w:p w14:paraId="0BEEC08A" w14:textId="54E4B520" w:rsidR="00C44E92" w:rsidRDefault="00C44E92" w:rsidP="00237E71">
      <w:pPr>
        <w:spacing w:line="480" w:lineRule="auto"/>
        <w:ind w:firstLine="720"/>
        <w:contextualSpacing/>
        <w:rPr>
          <w:rFonts w:ascii="Times New Roman" w:eastAsia="Times New Roman" w:hAnsi="Times New Roman" w:cs="Times New Roman"/>
          <w:color w:val="FF0000"/>
        </w:rPr>
      </w:pPr>
      <w:r>
        <w:rPr>
          <w:rFonts w:ascii="Times New Roman" w:eastAsia="Times New Roman" w:hAnsi="Times New Roman" w:cs="Times New Roman"/>
          <w:color w:val="000000" w:themeColor="text1"/>
        </w:rPr>
        <w:t>In Estonia, the RSCM, YMCA Press, and Russian Correspondence School connected with participants in five locations: Tallinn (</w:t>
      </w:r>
      <w:proofErr w:type="spellStart"/>
      <w:r>
        <w:rPr>
          <w:rFonts w:ascii="Times New Roman" w:eastAsia="Times New Roman" w:hAnsi="Times New Roman" w:cs="Times New Roman"/>
          <w:color w:val="000000" w:themeColor="text1"/>
        </w:rPr>
        <w:t>Reval</w:t>
      </w:r>
      <w:proofErr w:type="spellEnd"/>
      <w:r>
        <w:rPr>
          <w:rFonts w:ascii="Times New Roman" w:eastAsia="Times New Roman" w:hAnsi="Times New Roman" w:cs="Times New Roman"/>
          <w:color w:val="000000" w:themeColor="text1"/>
        </w:rPr>
        <w:t xml:space="preserve">), </w:t>
      </w:r>
      <w:proofErr w:type="spellStart"/>
      <w:r>
        <w:rPr>
          <w:rFonts w:ascii="Times New Roman" w:eastAsia="Times New Roman" w:hAnsi="Times New Roman" w:cs="Times New Roman"/>
          <w:color w:val="000000" w:themeColor="text1"/>
        </w:rPr>
        <w:t>Narva</w:t>
      </w:r>
      <w:proofErr w:type="spellEnd"/>
      <w:r>
        <w:rPr>
          <w:rFonts w:ascii="Times New Roman" w:eastAsia="Times New Roman" w:hAnsi="Times New Roman" w:cs="Times New Roman"/>
          <w:color w:val="000000" w:themeColor="text1"/>
        </w:rPr>
        <w:t xml:space="preserve">, Tartu (Dorpat), </w:t>
      </w:r>
      <w:proofErr w:type="spellStart"/>
      <w:r>
        <w:rPr>
          <w:rFonts w:ascii="Times New Roman" w:eastAsia="Times New Roman" w:hAnsi="Times New Roman" w:cs="Times New Roman"/>
          <w:color w:val="000000" w:themeColor="text1"/>
        </w:rPr>
        <w:t>Petseri</w:t>
      </w:r>
      <w:proofErr w:type="spellEnd"/>
      <w:r>
        <w:rPr>
          <w:rFonts w:ascii="Times New Roman" w:eastAsia="Times New Roman" w:hAnsi="Times New Roman" w:cs="Times New Roman"/>
          <w:color w:val="000000" w:themeColor="text1"/>
        </w:rPr>
        <w:t xml:space="preserve">, and </w:t>
      </w:r>
      <w:proofErr w:type="spellStart"/>
      <w:r>
        <w:rPr>
          <w:rFonts w:ascii="Times New Roman" w:eastAsia="Times New Roman" w:hAnsi="Times New Roman" w:cs="Times New Roman"/>
          <w:color w:val="000000" w:themeColor="text1"/>
        </w:rPr>
        <w:t>Valk</w:t>
      </w:r>
      <w:proofErr w:type="spellEnd"/>
      <w:r>
        <w:rPr>
          <w:rFonts w:ascii="Times New Roman" w:eastAsia="Times New Roman" w:hAnsi="Times New Roman" w:cs="Times New Roman"/>
          <w:color w:val="000000" w:themeColor="text1"/>
        </w:rPr>
        <w:t xml:space="preserve">. Anderson led discussions during his trip with the goal of increasing understanding and cooperation with churches. Plans were made for a visit by Berdyaev in March 1934. </w:t>
      </w:r>
      <w:r w:rsidR="00C43A8E">
        <w:rPr>
          <w:rFonts w:ascii="Times New Roman" w:eastAsia="Times New Roman" w:hAnsi="Times New Roman" w:cs="Times New Roman"/>
          <w:color w:val="000000" w:themeColor="text1"/>
        </w:rPr>
        <w:t>He</w:t>
      </w:r>
      <w:r>
        <w:rPr>
          <w:rFonts w:ascii="Times New Roman" w:eastAsia="Times New Roman" w:hAnsi="Times New Roman" w:cs="Times New Roman"/>
          <w:color w:val="000000" w:themeColor="text1"/>
        </w:rPr>
        <w:t xml:space="preserve"> was </w:t>
      </w:r>
      <w:r>
        <w:rPr>
          <w:rFonts w:ascii="Times New Roman" w:eastAsia="Times New Roman" w:hAnsi="Times New Roman" w:cs="Times New Roman"/>
          <w:color w:val="000000" w:themeColor="text1"/>
        </w:rPr>
        <w:lastRenderedPageBreak/>
        <w:t>encouraged to see that meetings of Orthodox students from the RSCM and Lutheran students from the Latvian and Estonian student movements were continuing.</w:t>
      </w:r>
      <w:r>
        <w:rPr>
          <w:rStyle w:val="FootnoteReference"/>
          <w:rFonts w:ascii="Times New Roman" w:eastAsia="Times New Roman" w:hAnsi="Times New Roman" w:cs="Times New Roman"/>
          <w:color w:val="000000" w:themeColor="text1"/>
        </w:rPr>
        <w:footnoteReference w:id="119"/>
      </w:r>
      <w:r>
        <w:rPr>
          <w:rFonts w:ascii="Times New Roman" w:eastAsia="Times New Roman" w:hAnsi="Times New Roman" w:cs="Times New Roman"/>
          <w:color w:val="000000" w:themeColor="text1"/>
        </w:rPr>
        <w:t xml:space="preserve"> </w:t>
      </w:r>
    </w:p>
    <w:p w14:paraId="615D1AA3" w14:textId="6E1793A1" w:rsidR="00C44E92" w:rsidRPr="00237E71" w:rsidRDefault="00C44E92" w:rsidP="00237E71">
      <w:pPr>
        <w:autoSpaceDE w:val="0"/>
        <w:autoSpaceDN w:val="0"/>
        <w:adjustRightInd w:val="0"/>
        <w:spacing w:line="480" w:lineRule="auto"/>
        <w:ind w:firstLine="720"/>
        <w:contextualSpacing/>
        <w:rPr>
          <w:rFonts w:ascii="Times New Roman" w:hAnsi="Times New Roman"/>
          <w:color w:val="000000"/>
        </w:rPr>
      </w:pPr>
      <w:r>
        <w:rPr>
          <w:rFonts w:ascii="Times New Roman" w:eastAsia="Times New Roman" w:hAnsi="Times New Roman" w:cs="Times New Roman"/>
          <w:color w:val="000000" w:themeColor="text1"/>
        </w:rPr>
        <w:t xml:space="preserve">Due to the Great Depression, the YMCA wrestled with economic challenges along with many other organizations. The New York office of the </w:t>
      </w:r>
      <w:r w:rsidR="00D84A34">
        <w:rPr>
          <w:rFonts w:ascii="Times New Roman" w:eastAsia="Times New Roman" w:hAnsi="Times New Roman" w:cs="Times New Roman"/>
          <w:color w:val="000000" w:themeColor="text1"/>
        </w:rPr>
        <w:t xml:space="preserve">Association </w:t>
      </w:r>
      <w:r>
        <w:rPr>
          <w:rFonts w:ascii="Times New Roman" w:eastAsia="Times New Roman" w:hAnsi="Times New Roman" w:cs="Times New Roman"/>
          <w:color w:val="000000" w:themeColor="text1"/>
        </w:rPr>
        <w:t>(Foreign Committee of the National Councils of the YMCA)</w:t>
      </w:r>
      <w:r w:rsidR="00080EA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which paid Anderson’s salary</w:t>
      </w:r>
      <w:r w:rsidR="00080EA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was required to reduce his total salary by</w:t>
      </w:r>
      <w:r w:rsidR="006A7901">
        <w:rPr>
          <w:rFonts w:ascii="Times New Roman" w:eastAsia="Times New Roman" w:hAnsi="Times New Roman" w:cs="Times New Roman"/>
          <w:color w:val="000000" w:themeColor="text1"/>
        </w:rPr>
        <w:t xml:space="preserve"> ten </w:t>
      </w:r>
      <w:r>
        <w:rPr>
          <w:rFonts w:ascii="Times New Roman" w:eastAsia="Times New Roman" w:hAnsi="Times New Roman" w:cs="Times New Roman"/>
          <w:color w:val="000000" w:themeColor="text1"/>
        </w:rPr>
        <w:t>percent for 1932. His total salary had been set at $3750, so the reduction was $375 for the year.</w:t>
      </w:r>
      <w:r>
        <w:rPr>
          <w:rStyle w:val="FootnoteReference"/>
          <w:rFonts w:ascii="Times New Roman" w:eastAsia="Times New Roman" w:hAnsi="Times New Roman" w:cs="Times New Roman"/>
          <w:color w:val="000000" w:themeColor="text1"/>
        </w:rPr>
        <w:footnoteReference w:id="120"/>
      </w:r>
      <w:r w:rsidR="00237E71">
        <w:rPr>
          <w:rFonts w:ascii="Times New Roman" w:eastAsia="Times New Roman" w:hAnsi="Times New Roman" w:cs="Times New Roman"/>
          <w:color w:val="000000" w:themeColor="text1"/>
        </w:rPr>
        <w:t xml:space="preserve"> </w:t>
      </w:r>
      <w:r w:rsidR="00C43A8E">
        <w:rPr>
          <w:rFonts w:ascii="Times New Roman" w:hAnsi="Times New Roman"/>
          <w:color w:val="000000"/>
        </w:rPr>
        <w:t xml:space="preserve">He </w:t>
      </w:r>
      <w:r w:rsidR="00237E71">
        <w:rPr>
          <w:rFonts w:ascii="Times New Roman" w:hAnsi="Times New Roman"/>
          <w:color w:val="000000"/>
        </w:rPr>
        <w:t>and his colleagues faced difficulties with their projects as well due to funding reductions; this led to an end of the lease on 10 Boulevard Montparnasse on September 30, 1936.</w:t>
      </w:r>
      <w:r w:rsidR="00237E71">
        <w:rPr>
          <w:rStyle w:val="FootnoteReference"/>
          <w:rFonts w:ascii="Times New Roman" w:hAnsi="Times New Roman"/>
          <w:color w:val="000000"/>
        </w:rPr>
        <w:footnoteReference w:id="121"/>
      </w:r>
    </w:p>
    <w:p w14:paraId="7F67D38D" w14:textId="44EEACD7" w:rsidR="00C73A5B" w:rsidRPr="002868D9" w:rsidRDefault="0073481E" w:rsidP="00237E71">
      <w:pPr>
        <w:spacing w:line="480" w:lineRule="auto"/>
        <w:ind w:firstLine="720"/>
        <w:contextualSpacing/>
        <w:rPr>
          <w:rFonts w:ascii="Times New Roman" w:eastAsia="Times New Roman" w:hAnsi="Times New Roman" w:cs="Times New Roman"/>
          <w:color w:val="000000" w:themeColor="text1"/>
        </w:rPr>
      </w:pPr>
      <w:r w:rsidRPr="002868D9">
        <w:rPr>
          <w:rFonts w:ascii="Times New Roman" w:eastAsia="Times New Roman" w:hAnsi="Times New Roman" w:cs="Times New Roman"/>
          <w:color w:val="000000" w:themeColor="text1"/>
        </w:rPr>
        <w:t xml:space="preserve">Anderson was clearly motivated by a desire to serve others, rather than by a search for advancement or wealth. He must have been encouraged by a </w:t>
      </w:r>
      <w:r w:rsidR="00237E71">
        <w:rPr>
          <w:rFonts w:ascii="Times New Roman" w:eastAsia="Times New Roman" w:hAnsi="Times New Roman" w:cs="Times New Roman"/>
          <w:color w:val="000000" w:themeColor="text1"/>
        </w:rPr>
        <w:t xml:space="preserve">personal </w:t>
      </w:r>
      <w:r w:rsidRPr="002868D9">
        <w:rPr>
          <w:rFonts w:ascii="Times New Roman" w:eastAsia="Times New Roman" w:hAnsi="Times New Roman" w:cs="Times New Roman"/>
          <w:color w:val="000000" w:themeColor="text1"/>
        </w:rPr>
        <w:t>letter he received from</w:t>
      </w:r>
      <w:r w:rsidR="002868D9" w:rsidRPr="002868D9">
        <w:rPr>
          <w:rFonts w:ascii="Times New Roman" w:eastAsia="Times New Roman" w:hAnsi="Times New Roman" w:cs="Times New Roman"/>
          <w:color w:val="000000" w:themeColor="text1"/>
        </w:rPr>
        <w:t xml:space="preserve"> Bulgakov on </w:t>
      </w:r>
      <w:r w:rsidR="00C73A5B" w:rsidRPr="002868D9">
        <w:rPr>
          <w:rFonts w:ascii="Times New Roman" w:hAnsi="Times New Roman" w:cs="Times New Roman"/>
          <w:color w:val="000000" w:themeColor="text1"/>
        </w:rPr>
        <w:t xml:space="preserve">March 18, 1939: </w:t>
      </w:r>
    </w:p>
    <w:p w14:paraId="08856758" w14:textId="524F3BE8" w:rsidR="0073481E" w:rsidRDefault="00C73A5B" w:rsidP="00237E71">
      <w:pPr>
        <w:autoSpaceDE w:val="0"/>
        <w:autoSpaceDN w:val="0"/>
        <w:adjustRightInd w:val="0"/>
        <w:ind w:left="720"/>
        <w:contextualSpacing/>
        <w:rPr>
          <w:rFonts w:ascii="Times New Roman" w:hAnsi="Times New Roman" w:cs="Times New Roman"/>
          <w:color w:val="000000" w:themeColor="text1"/>
        </w:rPr>
      </w:pPr>
      <w:r w:rsidRPr="002868D9">
        <w:rPr>
          <w:rFonts w:ascii="Times New Roman" w:hAnsi="Times New Roman" w:cs="Times New Roman"/>
          <w:color w:val="000000" w:themeColor="text1"/>
        </w:rPr>
        <w:t>To you, with whom I was given the opportunity to work in peace and harmony for more than ten years, as a kind of guardian angel of the Russian exile, called from a distant land and a foreign people, I would like to say, in the name of the Russian Church and Russian culture and Russian people, a sincere thank you.</w:t>
      </w:r>
      <w:r w:rsidR="00B7651E">
        <w:rPr>
          <w:rStyle w:val="FootnoteReference"/>
          <w:rFonts w:ascii="Times New Roman" w:hAnsi="Times New Roman" w:cs="Times New Roman"/>
          <w:color w:val="000000" w:themeColor="text1"/>
        </w:rPr>
        <w:footnoteReference w:id="122"/>
      </w:r>
    </w:p>
    <w:p w14:paraId="44BA0F25" w14:textId="470C29C1" w:rsidR="00237E71" w:rsidRDefault="00237E71" w:rsidP="00237E71">
      <w:pPr>
        <w:autoSpaceDE w:val="0"/>
        <w:autoSpaceDN w:val="0"/>
        <w:adjustRightInd w:val="0"/>
        <w:ind w:left="720"/>
        <w:contextualSpacing/>
        <w:rPr>
          <w:rFonts w:ascii="Times New Roman" w:hAnsi="Times New Roman" w:cs="Times New Roman"/>
          <w:color w:val="000000" w:themeColor="text1"/>
        </w:rPr>
      </w:pPr>
    </w:p>
    <w:p w14:paraId="1FE9E027" w14:textId="5A712FD1" w:rsidR="00DB2A92" w:rsidRDefault="008C15DE" w:rsidP="00DB2A92">
      <w:pPr>
        <w:contextualSpacing/>
        <w:rPr>
          <w:rFonts w:ascii="Times New Roman" w:hAnsi="Times New Roman"/>
        </w:rPr>
      </w:pPr>
      <w:r>
        <w:rPr>
          <w:rFonts w:ascii="Times New Roman" w:hAnsi="Times New Roman"/>
        </w:rPr>
        <w:t>A few years later, Bulgakov’s gratitude was echoed by</w:t>
      </w:r>
      <w:r w:rsidR="00A53F1D">
        <w:rPr>
          <w:rFonts w:ascii="Times New Roman" w:hAnsi="Times New Roman"/>
        </w:rPr>
        <w:t xml:space="preserve"> </w:t>
      </w:r>
      <w:proofErr w:type="spellStart"/>
      <w:r>
        <w:rPr>
          <w:rFonts w:ascii="Times New Roman" w:hAnsi="Times New Roman"/>
        </w:rPr>
        <w:t>Evlo</w:t>
      </w:r>
      <w:r w:rsidR="00517CC8">
        <w:rPr>
          <w:rFonts w:ascii="Times New Roman" w:hAnsi="Times New Roman"/>
        </w:rPr>
        <w:t>gii</w:t>
      </w:r>
      <w:proofErr w:type="spellEnd"/>
      <w:r>
        <w:rPr>
          <w:rFonts w:ascii="Times New Roman" w:hAnsi="Times New Roman"/>
        </w:rPr>
        <w:t xml:space="preserve"> in his </w:t>
      </w:r>
      <w:r w:rsidR="00A12D2F">
        <w:rPr>
          <w:rFonts w:ascii="Times New Roman" w:hAnsi="Times New Roman"/>
        </w:rPr>
        <w:t xml:space="preserve">1947 </w:t>
      </w:r>
      <w:r>
        <w:rPr>
          <w:rFonts w:ascii="Times New Roman" w:hAnsi="Times New Roman"/>
        </w:rPr>
        <w:t>memoir</w:t>
      </w:r>
      <w:r w:rsidR="00DB2A92" w:rsidRPr="009766FF">
        <w:rPr>
          <w:rFonts w:ascii="Times New Roman" w:hAnsi="Times New Roman"/>
        </w:rPr>
        <w:t>:</w:t>
      </w:r>
    </w:p>
    <w:p w14:paraId="1C47FA3A" w14:textId="77777777" w:rsidR="008C15DE" w:rsidRPr="009766FF" w:rsidRDefault="008C15DE" w:rsidP="00DB2A92">
      <w:pPr>
        <w:contextualSpacing/>
        <w:rPr>
          <w:rFonts w:ascii="Times New Roman" w:hAnsi="Times New Roman"/>
        </w:rPr>
      </w:pPr>
    </w:p>
    <w:p w14:paraId="3553ACBE" w14:textId="274E37FB" w:rsidR="00252401" w:rsidRDefault="00DB2A92" w:rsidP="003902DE">
      <w:pPr>
        <w:ind w:left="720"/>
        <w:contextualSpacing/>
        <w:rPr>
          <w:rFonts w:ascii="Times New Roman" w:hAnsi="Times New Roman"/>
          <w:color w:val="000000"/>
        </w:rPr>
      </w:pPr>
      <w:r w:rsidRPr="009766FF">
        <w:rPr>
          <w:rFonts w:ascii="Times New Roman" w:hAnsi="Times New Roman"/>
          <w:color w:val="000000"/>
        </w:rPr>
        <w:t>We [the RSCM] utilized the material support of this organization [the American YMCA], which was wealthy and friendly to us</w:t>
      </w:r>
      <w:r w:rsidR="004E703C">
        <w:rPr>
          <w:rFonts w:ascii="Times New Roman" w:hAnsi="Times New Roman"/>
          <w:color w:val="000000"/>
        </w:rPr>
        <w:t xml:space="preserve">. </w:t>
      </w:r>
      <w:r w:rsidRPr="009766FF">
        <w:rPr>
          <w:rFonts w:ascii="Times New Roman" w:hAnsi="Times New Roman"/>
          <w:color w:val="000000"/>
        </w:rPr>
        <w:t>The YMCA, it is true, helped us and helps us, but we remained faithful to our ideology, which lay at the foundation of our association, and always emphasized our inner independence, which did not prevent us from maintaining the best relationships with our friends</w:t>
      </w:r>
      <w:r w:rsidR="004E703C">
        <w:rPr>
          <w:rFonts w:ascii="Times New Roman" w:hAnsi="Times New Roman"/>
          <w:color w:val="000000"/>
        </w:rPr>
        <w:t xml:space="preserve">. </w:t>
      </w:r>
      <w:r w:rsidRPr="009766FF">
        <w:rPr>
          <w:rFonts w:ascii="Times New Roman" w:hAnsi="Times New Roman"/>
          <w:color w:val="000000"/>
        </w:rPr>
        <w:t xml:space="preserve">At the head of the YMCA in the first years of the emigration were E. I. </w:t>
      </w:r>
      <w:proofErr w:type="spellStart"/>
      <w:r w:rsidRPr="009766FF">
        <w:rPr>
          <w:rFonts w:ascii="Times New Roman" w:hAnsi="Times New Roman"/>
          <w:color w:val="000000"/>
        </w:rPr>
        <w:t>MacNaughten</w:t>
      </w:r>
      <w:proofErr w:type="spellEnd"/>
      <w:r w:rsidRPr="009766FF">
        <w:rPr>
          <w:rFonts w:ascii="Times New Roman" w:hAnsi="Times New Roman"/>
          <w:color w:val="000000"/>
        </w:rPr>
        <w:t xml:space="preserve">, P. F. Anderson, G. G. </w:t>
      </w:r>
      <w:proofErr w:type="spellStart"/>
      <w:r w:rsidRPr="009766FF">
        <w:rPr>
          <w:rFonts w:ascii="Times New Roman" w:hAnsi="Times New Roman"/>
          <w:color w:val="000000"/>
        </w:rPr>
        <w:t>Kullman</w:t>
      </w:r>
      <w:proofErr w:type="spellEnd"/>
      <w:r w:rsidRPr="009766FF">
        <w:rPr>
          <w:rFonts w:ascii="Times New Roman" w:hAnsi="Times New Roman"/>
          <w:color w:val="000000"/>
        </w:rPr>
        <w:t xml:space="preserve">, leaders of broad </w:t>
      </w:r>
      <w:r w:rsidRPr="009766FF">
        <w:rPr>
          <w:rFonts w:ascii="Times New Roman" w:hAnsi="Times New Roman"/>
          <w:color w:val="000000"/>
        </w:rPr>
        <w:lastRenderedPageBreak/>
        <w:t>views and considerate relationships to our ideology</w:t>
      </w:r>
      <w:r w:rsidR="004E703C">
        <w:rPr>
          <w:rFonts w:ascii="Times New Roman" w:hAnsi="Times New Roman"/>
          <w:color w:val="000000"/>
        </w:rPr>
        <w:t xml:space="preserve">. </w:t>
      </w:r>
      <w:r w:rsidRPr="009766FF">
        <w:rPr>
          <w:rFonts w:ascii="Times New Roman" w:hAnsi="Times New Roman"/>
          <w:color w:val="000000"/>
        </w:rPr>
        <w:t>They supported us, never using philanthropy as a means for propaganda of their doctrine among Russians.</w:t>
      </w:r>
      <w:r w:rsidR="008C15DE">
        <w:rPr>
          <w:rStyle w:val="FootnoteReference"/>
          <w:rFonts w:ascii="Times New Roman" w:hAnsi="Times New Roman"/>
          <w:color w:val="000000"/>
        </w:rPr>
        <w:footnoteReference w:id="123"/>
      </w:r>
      <w:r w:rsidR="00D17DD0">
        <w:rPr>
          <w:rFonts w:ascii="Times New Roman" w:hAnsi="Times New Roman"/>
          <w:color w:val="000000"/>
        </w:rPr>
        <w:t xml:space="preserve"> </w:t>
      </w:r>
    </w:p>
    <w:p w14:paraId="66E67BA5" w14:textId="77777777" w:rsidR="00737CDC" w:rsidRDefault="00737CDC" w:rsidP="00737CDC">
      <w:pPr>
        <w:contextualSpacing/>
        <w:rPr>
          <w:rFonts w:ascii="Times New Roman" w:hAnsi="Times New Roman"/>
          <w:color w:val="000000"/>
        </w:rPr>
      </w:pPr>
    </w:p>
    <w:p w14:paraId="33B46A3F" w14:textId="6CD65970" w:rsidR="00AF2CEC" w:rsidRPr="001E1DDA" w:rsidRDefault="00172296" w:rsidP="00B1333D">
      <w:pPr>
        <w:spacing w:line="480" w:lineRule="auto"/>
        <w:contextualSpacing/>
        <w:rPr>
          <w:rFonts w:ascii="Times New Roman" w:hAnsi="Times New Roman"/>
          <w:color w:val="000000" w:themeColor="text1"/>
        </w:rPr>
      </w:pPr>
      <w:r w:rsidRPr="00EF6E95">
        <w:rPr>
          <w:rFonts w:ascii="Times New Roman" w:hAnsi="Times New Roman" w:cs="Times New Roman"/>
          <w:color w:val="000000" w:themeColor="text1"/>
        </w:rPr>
        <w:t xml:space="preserve">The period of World War II </w:t>
      </w:r>
      <w:r w:rsidR="001011C1" w:rsidRPr="00EF6E95">
        <w:rPr>
          <w:rFonts w:ascii="Times New Roman" w:hAnsi="Times New Roman" w:cs="Times New Roman"/>
          <w:color w:val="000000" w:themeColor="text1"/>
        </w:rPr>
        <w:t xml:space="preserve">led to </w:t>
      </w:r>
      <w:r w:rsidR="00355180">
        <w:rPr>
          <w:rFonts w:ascii="Times New Roman" w:hAnsi="Times New Roman" w:cs="Times New Roman"/>
          <w:color w:val="000000" w:themeColor="text1"/>
        </w:rPr>
        <w:t xml:space="preserve">the end of </w:t>
      </w:r>
      <w:r w:rsidR="00C72617">
        <w:rPr>
          <w:rFonts w:ascii="Times New Roman" w:hAnsi="Times New Roman" w:cs="Times New Roman"/>
          <w:color w:val="000000" w:themeColor="text1"/>
        </w:rPr>
        <w:t xml:space="preserve">this </w:t>
      </w:r>
      <w:r w:rsidR="001011C1" w:rsidRPr="00EF6E95">
        <w:rPr>
          <w:rFonts w:ascii="Times New Roman" w:hAnsi="Times New Roman" w:cs="Times New Roman"/>
          <w:color w:val="000000" w:themeColor="text1"/>
        </w:rPr>
        <w:t xml:space="preserve">remarkable </w:t>
      </w:r>
      <w:r w:rsidR="00BC241D">
        <w:rPr>
          <w:rFonts w:ascii="Times New Roman" w:hAnsi="Times New Roman" w:cs="Times New Roman"/>
          <w:color w:val="000000" w:themeColor="text1"/>
        </w:rPr>
        <w:t xml:space="preserve">period </w:t>
      </w:r>
      <w:r w:rsidR="001011C1" w:rsidRPr="00EF6E95">
        <w:rPr>
          <w:rFonts w:ascii="Times New Roman" w:hAnsi="Times New Roman" w:cs="Times New Roman"/>
          <w:color w:val="000000" w:themeColor="text1"/>
        </w:rPr>
        <w:t xml:space="preserve">of cooperation and service. </w:t>
      </w:r>
      <w:r w:rsidR="00F741E3">
        <w:rPr>
          <w:rFonts w:ascii="Times New Roman" w:hAnsi="Times New Roman" w:cs="Times New Roman"/>
          <w:color w:val="000000" w:themeColor="text1"/>
        </w:rPr>
        <w:t xml:space="preserve">Bulgakov passed away in 1944, and </w:t>
      </w:r>
      <w:r w:rsidR="00520008" w:rsidRPr="00EF6E95">
        <w:rPr>
          <w:rFonts w:ascii="Times New Roman" w:hAnsi="Times New Roman" w:cs="Times New Roman"/>
          <w:color w:val="000000" w:themeColor="text1"/>
        </w:rPr>
        <w:t>Berdyaev</w:t>
      </w:r>
      <w:r w:rsidR="00F741E3">
        <w:rPr>
          <w:rFonts w:ascii="Times New Roman" w:hAnsi="Times New Roman" w:cs="Times New Roman"/>
          <w:color w:val="000000" w:themeColor="text1"/>
        </w:rPr>
        <w:t xml:space="preserve"> followed </w:t>
      </w:r>
      <w:r w:rsidR="00520008" w:rsidRPr="00EF6E95">
        <w:rPr>
          <w:rFonts w:ascii="Times New Roman" w:hAnsi="Times New Roman" w:cs="Times New Roman"/>
          <w:color w:val="000000" w:themeColor="text1"/>
        </w:rPr>
        <w:t>in 194</w:t>
      </w:r>
      <w:r w:rsidR="00F741E3">
        <w:rPr>
          <w:rFonts w:ascii="Times New Roman" w:hAnsi="Times New Roman" w:cs="Times New Roman"/>
          <w:color w:val="000000" w:themeColor="text1"/>
        </w:rPr>
        <w:t>8</w:t>
      </w:r>
      <w:r w:rsidR="001011C1" w:rsidRPr="00EF6E95">
        <w:rPr>
          <w:rFonts w:ascii="Times New Roman" w:hAnsi="Times New Roman" w:cs="Times New Roman"/>
          <w:color w:val="000000" w:themeColor="text1"/>
        </w:rPr>
        <w:t>.</w:t>
      </w:r>
      <w:r w:rsidR="00F74602">
        <w:rPr>
          <w:rFonts w:ascii="Times New Roman" w:hAnsi="Times New Roman" w:cs="Times New Roman"/>
          <w:color w:val="000000" w:themeColor="text1"/>
        </w:rPr>
        <w:t xml:space="preserve"> </w:t>
      </w:r>
      <w:r w:rsidR="00F74602" w:rsidRPr="0039501B">
        <w:rPr>
          <w:rFonts w:ascii="Times New Roman" w:hAnsi="Times New Roman"/>
          <w:color w:val="000000" w:themeColor="text1"/>
        </w:rPr>
        <w:t>During</w:t>
      </w:r>
      <w:r w:rsidR="00F74602">
        <w:rPr>
          <w:rFonts w:ascii="Times New Roman" w:hAnsi="Times New Roman"/>
          <w:color w:val="000000" w:themeColor="text1"/>
        </w:rPr>
        <w:t xml:space="preserve"> the war</w:t>
      </w:r>
      <w:r w:rsidR="00535BB2">
        <w:rPr>
          <w:rFonts w:ascii="Times New Roman" w:hAnsi="Times New Roman"/>
          <w:color w:val="000000" w:themeColor="text1"/>
        </w:rPr>
        <w:t>,</w:t>
      </w:r>
      <w:r w:rsidR="00F74602">
        <w:rPr>
          <w:rFonts w:ascii="Times New Roman" w:hAnsi="Times New Roman"/>
          <w:color w:val="000000" w:themeColor="text1"/>
        </w:rPr>
        <w:t xml:space="preserve"> Anderson</w:t>
      </w:r>
      <w:r w:rsidR="002C3B54">
        <w:rPr>
          <w:rFonts w:ascii="Times New Roman" w:hAnsi="Times New Roman"/>
          <w:color w:val="000000" w:themeColor="text1"/>
        </w:rPr>
        <w:t xml:space="preserve"> </w:t>
      </w:r>
      <w:r w:rsidR="00F74602" w:rsidRPr="0039501B">
        <w:rPr>
          <w:rFonts w:ascii="Times New Roman" w:hAnsi="Times New Roman"/>
          <w:color w:val="000000" w:themeColor="text1"/>
        </w:rPr>
        <w:t>played a leading role in coordinating aid from the United States for Russian émigrés, prisoners of war, and other refugees in France.</w:t>
      </w:r>
      <w:r w:rsidR="00EA306C">
        <w:rPr>
          <w:rFonts w:ascii="Times New Roman" w:hAnsi="Times New Roman"/>
          <w:color w:val="000000" w:themeColor="text1"/>
        </w:rPr>
        <w:t xml:space="preserve"> </w:t>
      </w:r>
      <w:r w:rsidR="0012575F">
        <w:rPr>
          <w:rFonts w:ascii="Times New Roman" w:hAnsi="Times New Roman"/>
          <w:color w:val="000000" w:themeColor="text1"/>
        </w:rPr>
        <w:t xml:space="preserve">He continued serving in Paris during </w:t>
      </w:r>
      <w:r w:rsidR="00535BB2">
        <w:rPr>
          <w:rFonts w:ascii="Times New Roman" w:hAnsi="Times New Roman"/>
          <w:color w:val="000000" w:themeColor="text1"/>
        </w:rPr>
        <w:t xml:space="preserve">the </w:t>
      </w:r>
      <w:r w:rsidR="0012575F">
        <w:rPr>
          <w:rFonts w:ascii="Times New Roman" w:hAnsi="Times New Roman"/>
          <w:color w:val="000000" w:themeColor="text1"/>
        </w:rPr>
        <w:t>Nazi occupation until he was required to leave</w:t>
      </w:r>
      <w:r w:rsidR="002264D7">
        <w:rPr>
          <w:rFonts w:ascii="Times New Roman" w:hAnsi="Times New Roman"/>
          <w:color w:val="000000" w:themeColor="text1"/>
        </w:rPr>
        <w:t xml:space="preserve"> the city on </w:t>
      </w:r>
      <w:r w:rsidR="00EA306C">
        <w:rPr>
          <w:rFonts w:ascii="Times New Roman" w:hAnsi="Times New Roman"/>
        </w:rPr>
        <w:t>June 20</w:t>
      </w:r>
      <w:r w:rsidR="002264D7">
        <w:rPr>
          <w:rFonts w:ascii="Times New Roman" w:hAnsi="Times New Roman"/>
          <w:color w:val="000000" w:themeColor="text1"/>
        </w:rPr>
        <w:t>, 1941.</w:t>
      </w:r>
    </w:p>
    <w:sectPr w:rsidR="00AF2CEC" w:rsidRPr="001E1DDA" w:rsidSect="00D0760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63AC9" w14:textId="77777777" w:rsidR="000D39B2" w:rsidRDefault="000D39B2" w:rsidP="006262FB">
      <w:r>
        <w:separator/>
      </w:r>
    </w:p>
  </w:endnote>
  <w:endnote w:type="continuationSeparator" w:id="0">
    <w:p w14:paraId="123B8891" w14:textId="77777777" w:rsidR="000D39B2" w:rsidRDefault="000D39B2" w:rsidP="0062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8801423"/>
      <w:docPartObj>
        <w:docPartGallery w:val="Page Numbers (Bottom of Page)"/>
        <w:docPartUnique/>
      </w:docPartObj>
    </w:sdtPr>
    <w:sdtEndPr>
      <w:rPr>
        <w:rStyle w:val="PageNumber"/>
      </w:rPr>
    </w:sdtEndPr>
    <w:sdtContent>
      <w:p w14:paraId="07DCF356" w14:textId="58B0AC7B" w:rsidR="004E0FB5" w:rsidRDefault="004E0FB5" w:rsidP="008C06D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348CF" w14:textId="77777777" w:rsidR="004E0FB5" w:rsidRDefault="004E0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27206737"/>
      <w:docPartObj>
        <w:docPartGallery w:val="Page Numbers (Bottom of Page)"/>
        <w:docPartUnique/>
      </w:docPartObj>
    </w:sdtPr>
    <w:sdtEndPr>
      <w:rPr>
        <w:rStyle w:val="PageNumber"/>
      </w:rPr>
    </w:sdtEndPr>
    <w:sdtContent>
      <w:p w14:paraId="450A2F37" w14:textId="7FB4DA31" w:rsidR="004E0FB5" w:rsidRDefault="004E0FB5" w:rsidP="008C06DC">
        <w:pPr>
          <w:pStyle w:val="Footer"/>
          <w:framePr w:wrap="none" w:vAnchor="text" w:hAnchor="margin" w:xAlign="center" w:y="1"/>
          <w:rPr>
            <w:rStyle w:val="PageNumber"/>
          </w:rPr>
        </w:pPr>
        <w:r w:rsidRPr="00535BB2">
          <w:rPr>
            <w:rStyle w:val="PageNumber"/>
            <w:rFonts w:ascii="Times New Roman" w:hAnsi="Times New Roman" w:cs="Times New Roman"/>
          </w:rPr>
          <w:fldChar w:fldCharType="begin"/>
        </w:r>
        <w:r w:rsidRPr="00535BB2">
          <w:rPr>
            <w:rStyle w:val="PageNumber"/>
            <w:rFonts w:ascii="Times New Roman" w:hAnsi="Times New Roman" w:cs="Times New Roman"/>
          </w:rPr>
          <w:instrText xml:space="preserve"> PAGE </w:instrText>
        </w:r>
        <w:r w:rsidRPr="00535BB2">
          <w:rPr>
            <w:rStyle w:val="PageNumber"/>
            <w:rFonts w:ascii="Times New Roman" w:hAnsi="Times New Roman" w:cs="Times New Roman"/>
          </w:rPr>
          <w:fldChar w:fldCharType="separate"/>
        </w:r>
        <w:r w:rsidRPr="00535BB2">
          <w:rPr>
            <w:rStyle w:val="PageNumber"/>
            <w:rFonts w:ascii="Times New Roman" w:hAnsi="Times New Roman" w:cs="Times New Roman"/>
            <w:noProof/>
          </w:rPr>
          <w:t>1</w:t>
        </w:r>
        <w:r w:rsidRPr="00535BB2">
          <w:rPr>
            <w:rStyle w:val="PageNumber"/>
            <w:rFonts w:ascii="Times New Roman" w:hAnsi="Times New Roman" w:cs="Times New Roman"/>
          </w:rPr>
          <w:fldChar w:fldCharType="end"/>
        </w:r>
      </w:p>
    </w:sdtContent>
  </w:sdt>
  <w:p w14:paraId="64344A10" w14:textId="77777777" w:rsidR="004E0FB5" w:rsidRDefault="004E0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E6236" w14:textId="77777777" w:rsidR="000D39B2" w:rsidRDefault="000D39B2" w:rsidP="006262FB">
      <w:r>
        <w:separator/>
      </w:r>
    </w:p>
  </w:footnote>
  <w:footnote w:type="continuationSeparator" w:id="0">
    <w:p w14:paraId="3E4BC356" w14:textId="77777777" w:rsidR="000D39B2" w:rsidRDefault="000D39B2" w:rsidP="006262FB">
      <w:r>
        <w:continuationSeparator/>
      </w:r>
    </w:p>
  </w:footnote>
  <w:footnote w:id="1">
    <w:p w14:paraId="38241FC0" w14:textId="205C52CD" w:rsidR="00C60B39" w:rsidRPr="00AC13E9" w:rsidRDefault="00C60B39" w:rsidP="00C60B39">
      <w:pPr>
        <w:autoSpaceDE w:val="0"/>
        <w:autoSpaceDN w:val="0"/>
        <w:adjustRightInd w:val="0"/>
        <w:rPr>
          <w:rFonts w:ascii="Times New Roman" w:hAnsi="Times New Roman" w:cs="Times New Roman"/>
          <w:iCs/>
          <w:color w:val="000000" w:themeColor="text1"/>
          <w:sz w:val="20"/>
          <w:szCs w:val="20"/>
        </w:rPr>
      </w:pPr>
      <w:r w:rsidRPr="00AC13E9">
        <w:rPr>
          <w:rStyle w:val="FootnoteReference"/>
          <w:rFonts w:ascii="Times New Roman" w:hAnsi="Times New Roman" w:cs="Times New Roman"/>
          <w:color w:val="000000" w:themeColor="text1"/>
          <w:sz w:val="20"/>
          <w:szCs w:val="20"/>
        </w:rPr>
        <w:footnoteRef/>
      </w:r>
      <w:r w:rsidRPr="00AC13E9">
        <w:rPr>
          <w:rFonts w:ascii="Times New Roman" w:hAnsi="Times New Roman" w:cs="Times New Roman"/>
          <w:color w:val="000000" w:themeColor="text1"/>
          <w:sz w:val="20"/>
          <w:szCs w:val="20"/>
        </w:rPr>
        <w:t xml:space="preserve"> For an introduction to the work of the YMCA among Russians, see Matthew Lee Miller, </w:t>
      </w:r>
      <w:r w:rsidRPr="00AC13E9">
        <w:rPr>
          <w:rFonts w:ascii="Times New Roman" w:hAnsi="Times New Roman" w:cs="Times New Roman"/>
          <w:i/>
          <w:color w:val="000000" w:themeColor="text1"/>
          <w:sz w:val="20"/>
          <w:szCs w:val="20"/>
        </w:rPr>
        <w:t>The American YMCA and Russian Culture: The Preservation and Expansion of Orthodox Christianity, 1900</w:t>
      </w:r>
      <w:r w:rsidR="00066255">
        <w:rPr>
          <w:rFonts w:ascii="Times New Roman" w:hAnsi="Times New Roman" w:cs="Times New Roman"/>
          <w:i/>
          <w:color w:val="000000" w:themeColor="text1"/>
          <w:sz w:val="20"/>
          <w:szCs w:val="20"/>
        </w:rPr>
        <w:t>–</w:t>
      </w:r>
      <w:r w:rsidRPr="00AC13E9">
        <w:rPr>
          <w:rFonts w:ascii="Times New Roman" w:hAnsi="Times New Roman" w:cs="Times New Roman"/>
          <w:i/>
          <w:color w:val="000000" w:themeColor="text1"/>
          <w:sz w:val="20"/>
          <w:szCs w:val="20"/>
        </w:rPr>
        <w:t>1940</w:t>
      </w:r>
      <w:r w:rsidRPr="00AC13E9">
        <w:rPr>
          <w:rFonts w:ascii="Times New Roman" w:hAnsi="Times New Roman" w:cs="Times New Roman"/>
          <w:iCs/>
          <w:color w:val="000000" w:themeColor="text1"/>
          <w:sz w:val="20"/>
          <w:szCs w:val="20"/>
        </w:rPr>
        <w:t xml:space="preserve"> (Lanham, Maryland: Lexington Books, 2013).</w:t>
      </w:r>
    </w:p>
  </w:footnote>
  <w:footnote w:id="2">
    <w:p w14:paraId="5CE2CFDB" w14:textId="7C387009" w:rsidR="00C60B39" w:rsidRPr="003335F7" w:rsidRDefault="00C60B39" w:rsidP="00C60B39">
      <w:pPr>
        <w:contextualSpacing/>
        <w:rPr>
          <w:rFonts w:ascii="Times New Roman" w:hAnsi="Times New Roman" w:cs="Times New Roman"/>
          <w:color w:val="000000"/>
          <w:sz w:val="20"/>
          <w:szCs w:val="20"/>
        </w:rPr>
      </w:pPr>
      <w:r w:rsidRPr="00AC13E9">
        <w:rPr>
          <w:rStyle w:val="FootnoteReference"/>
          <w:rFonts w:ascii="Times New Roman" w:hAnsi="Times New Roman" w:cs="Times New Roman"/>
          <w:color w:val="000000" w:themeColor="text1"/>
          <w:sz w:val="20"/>
          <w:szCs w:val="20"/>
        </w:rPr>
        <w:footnoteRef/>
      </w:r>
      <w:r w:rsidRPr="00AC13E9">
        <w:rPr>
          <w:rFonts w:ascii="Times New Roman" w:hAnsi="Times New Roman" w:cs="Times New Roman"/>
          <w:color w:val="000000" w:themeColor="text1"/>
          <w:sz w:val="20"/>
          <w:szCs w:val="20"/>
        </w:rPr>
        <w:t xml:space="preserve"> See Paul B. Anderson, “The YMCA and the Russian Orthodox Church,” November 27, 1926</w:t>
      </w:r>
      <w:r w:rsidR="001228EF">
        <w:rPr>
          <w:rFonts w:ascii="Times New Roman" w:hAnsi="Times New Roman" w:cs="Times New Roman"/>
          <w:color w:val="000000" w:themeColor="text1"/>
          <w:sz w:val="20"/>
          <w:szCs w:val="20"/>
        </w:rPr>
        <w:t xml:space="preserve">, </w:t>
      </w:r>
      <w:r w:rsidRPr="00AC13E9">
        <w:rPr>
          <w:rFonts w:ascii="Times New Roman" w:hAnsi="Times New Roman" w:cs="Times New Roman"/>
          <w:color w:val="000000" w:themeColor="text1"/>
          <w:sz w:val="20"/>
          <w:szCs w:val="20"/>
        </w:rPr>
        <w:t xml:space="preserve">Russian Work – </w:t>
      </w:r>
      <w:r w:rsidRPr="003335F7">
        <w:rPr>
          <w:rFonts w:ascii="Times New Roman" w:hAnsi="Times New Roman" w:cs="Times New Roman"/>
          <w:color w:val="000000"/>
          <w:sz w:val="20"/>
          <w:szCs w:val="20"/>
        </w:rPr>
        <w:t>Europe, Restricted, Correspondence and Reports, 1920</w:t>
      </w:r>
      <w:r w:rsidR="00066255">
        <w:rPr>
          <w:rFonts w:ascii="Times New Roman" w:hAnsi="Times New Roman" w:cs="Times New Roman"/>
          <w:color w:val="000000"/>
          <w:sz w:val="20"/>
          <w:szCs w:val="20"/>
        </w:rPr>
        <w:t>–</w:t>
      </w:r>
      <w:r w:rsidRPr="003335F7">
        <w:rPr>
          <w:rFonts w:ascii="Times New Roman" w:hAnsi="Times New Roman" w:cs="Times New Roman"/>
          <w:color w:val="000000"/>
          <w:sz w:val="20"/>
          <w:szCs w:val="20"/>
        </w:rPr>
        <w:t>29, Annual Reports, 1920</w:t>
      </w:r>
      <w:r w:rsidR="00066255">
        <w:rPr>
          <w:rFonts w:ascii="Times New Roman" w:hAnsi="Times New Roman" w:cs="Times New Roman"/>
          <w:color w:val="000000"/>
          <w:sz w:val="20"/>
          <w:szCs w:val="20"/>
        </w:rPr>
        <w:t>–</w:t>
      </w:r>
      <w:r w:rsidRPr="003335F7">
        <w:rPr>
          <w:rFonts w:ascii="Times New Roman" w:hAnsi="Times New Roman" w:cs="Times New Roman"/>
          <w:color w:val="000000"/>
          <w:sz w:val="20"/>
          <w:szCs w:val="20"/>
        </w:rPr>
        <w:t>29</w:t>
      </w:r>
      <w:r w:rsidR="001228EF">
        <w:rPr>
          <w:rFonts w:ascii="Times New Roman" w:hAnsi="Times New Roman" w:cs="Times New Roman"/>
          <w:color w:val="000000"/>
          <w:sz w:val="20"/>
          <w:szCs w:val="20"/>
        </w:rPr>
        <w:t xml:space="preserve">, </w:t>
      </w:r>
      <w:r w:rsidRPr="00425E8D">
        <w:rPr>
          <w:rFonts w:ascii="Times New Roman" w:hAnsi="Times New Roman"/>
          <w:color w:val="000000"/>
          <w:sz w:val="20"/>
          <w:szCs w:val="20"/>
        </w:rPr>
        <w:t>Kautz Family YMCA Archives</w:t>
      </w:r>
      <w:r>
        <w:rPr>
          <w:rFonts w:ascii="Times New Roman" w:hAnsi="Times New Roman"/>
          <w:color w:val="000000"/>
          <w:sz w:val="20"/>
          <w:szCs w:val="20"/>
        </w:rPr>
        <w:t xml:space="preserve">, </w:t>
      </w:r>
      <w:r w:rsidRPr="00425E8D">
        <w:rPr>
          <w:rFonts w:ascii="Times New Roman" w:hAnsi="Times New Roman"/>
          <w:color w:val="000000"/>
          <w:sz w:val="20"/>
          <w:szCs w:val="20"/>
        </w:rPr>
        <w:t>University of Minnesota Libraries, Minneapolis (KFYA)</w:t>
      </w:r>
      <w:r w:rsidRPr="003335F7">
        <w:rPr>
          <w:rFonts w:ascii="Times New Roman" w:hAnsi="Times New Roman" w:cs="Times New Roman"/>
          <w:color w:val="000000"/>
          <w:sz w:val="20"/>
          <w:szCs w:val="20"/>
        </w:rPr>
        <w:t xml:space="preserve">; </w:t>
      </w:r>
      <w:r w:rsidRPr="003335F7">
        <w:rPr>
          <w:rFonts w:ascii="Times New Roman" w:hAnsi="Times New Roman" w:cs="Times New Roman"/>
          <w:i/>
          <w:color w:val="000000"/>
          <w:sz w:val="20"/>
          <w:szCs w:val="20"/>
        </w:rPr>
        <w:t xml:space="preserve">Objectives, Principles, and </w:t>
      </w:r>
      <w:proofErr w:type="spellStart"/>
      <w:r w:rsidRPr="003335F7">
        <w:rPr>
          <w:rFonts w:ascii="Times New Roman" w:hAnsi="Times New Roman" w:cs="Times New Roman"/>
          <w:i/>
          <w:color w:val="000000"/>
          <w:sz w:val="20"/>
          <w:szCs w:val="20"/>
        </w:rPr>
        <w:t>Programme</w:t>
      </w:r>
      <w:proofErr w:type="spellEnd"/>
      <w:r w:rsidRPr="003335F7">
        <w:rPr>
          <w:rFonts w:ascii="Times New Roman" w:hAnsi="Times New Roman" w:cs="Times New Roman"/>
          <w:i/>
          <w:color w:val="000000"/>
          <w:sz w:val="20"/>
          <w:szCs w:val="20"/>
        </w:rPr>
        <w:t xml:space="preserve"> of Y.M.C.A</w:t>
      </w:r>
      <w:r w:rsidR="001228EF">
        <w:rPr>
          <w:rFonts w:ascii="Times New Roman" w:hAnsi="Times New Roman" w:cs="Times New Roman"/>
          <w:i/>
          <w:color w:val="000000"/>
          <w:sz w:val="20"/>
          <w:szCs w:val="20"/>
        </w:rPr>
        <w:t>’</w:t>
      </w:r>
      <w:r w:rsidRPr="003335F7">
        <w:rPr>
          <w:rFonts w:ascii="Times New Roman" w:hAnsi="Times New Roman" w:cs="Times New Roman"/>
          <w:i/>
          <w:color w:val="000000"/>
          <w:sz w:val="20"/>
          <w:szCs w:val="20"/>
        </w:rPr>
        <w:t>s in Orthodox Countries</w:t>
      </w:r>
      <w:r w:rsidRPr="003335F7">
        <w:rPr>
          <w:rFonts w:ascii="Times New Roman" w:hAnsi="Times New Roman" w:cs="Times New Roman"/>
          <w:color w:val="000000"/>
          <w:sz w:val="20"/>
          <w:szCs w:val="20"/>
        </w:rPr>
        <w:t xml:space="preserve"> (Geneva:</w:t>
      </w:r>
      <w:r>
        <w:rPr>
          <w:rFonts w:ascii="Times New Roman" w:hAnsi="Times New Roman" w:cs="Times New Roman"/>
          <w:color w:val="000000"/>
          <w:sz w:val="20"/>
          <w:szCs w:val="20"/>
        </w:rPr>
        <w:t xml:space="preserve"> </w:t>
      </w:r>
      <w:r w:rsidRPr="003335F7">
        <w:rPr>
          <w:rFonts w:ascii="Times New Roman" w:hAnsi="Times New Roman" w:cs="Times New Roman"/>
          <w:color w:val="000000"/>
          <w:sz w:val="20"/>
          <w:szCs w:val="20"/>
        </w:rPr>
        <w:t>World’s Committee of Y.M.C.A.s, 1933)</w:t>
      </w:r>
      <w:r w:rsidR="001228EF">
        <w:rPr>
          <w:rFonts w:ascii="Times New Roman" w:hAnsi="Times New Roman" w:cs="Times New Roman"/>
          <w:color w:val="000000"/>
          <w:sz w:val="20"/>
          <w:szCs w:val="20"/>
        </w:rPr>
        <w:t xml:space="preserve">, </w:t>
      </w:r>
      <w:r w:rsidRPr="00425E8D">
        <w:rPr>
          <w:rFonts w:ascii="Times New Roman" w:hAnsi="Times New Roman"/>
          <w:color w:val="000000"/>
          <w:sz w:val="20"/>
          <w:szCs w:val="20"/>
        </w:rPr>
        <w:t>Paul B. Anderson Papers, University of Illinois at Urbana-Champaign Archives (PBAP)</w:t>
      </w:r>
      <w:r w:rsidRPr="003335F7">
        <w:rPr>
          <w:rFonts w:ascii="Times New Roman" w:hAnsi="Times New Roman" w:cs="Times New Roman"/>
          <w:color w:val="000000"/>
          <w:sz w:val="20"/>
          <w:szCs w:val="20"/>
        </w:rPr>
        <w:t>; Paul B. Anderson, “A Study of Orthodoxy and the YMCA,” booklet printed in Geneva by the World Alliance of Young Men’s Christian Associations, 1963, 15</w:t>
      </w:r>
      <w:r w:rsidR="000F469D">
        <w:rPr>
          <w:rFonts w:ascii="Times New Roman" w:hAnsi="Times New Roman" w:cs="Times New Roman"/>
          <w:color w:val="000000"/>
          <w:sz w:val="20"/>
          <w:szCs w:val="20"/>
        </w:rPr>
        <w:t xml:space="preserve"> (</w:t>
      </w:r>
      <w:r w:rsidRPr="003335F7">
        <w:rPr>
          <w:rFonts w:ascii="Times New Roman" w:hAnsi="Times New Roman" w:cs="Times New Roman"/>
          <w:color w:val="000000"/>
          <w:sz w:val="20"/>
          <w:szCs w:val="20"/>
        </w:rPr>
        <w:t>Pamphlets on Orthodoxy</w:t>
      </w:r>
      <w:r w:rsidR="001228EF">
        <w:rPr>
          <w:rFonts w:ascii="Times New Roman" w:hAnsi="Times New Roman" w:cs="Times New Roman"/>
          <w:color w:val="000000"/>
          <w:sz w:val="20"/>
          <w:szCs w:val="20"/>
        </w:rPr>
        <w:t xml:space="preserve">, </w:t>
      </w:r>
      <w:r w:rsidRPr="003335F7">
        <w:rPr>
          <w:rFonts w:ascii="Times New Roman" w:hAnsi="Times New Roman" w:cs="Times New Roman"/>
          <w:color w:val="000000"/>
          <w:sz w:val="20"/>
          <w:szCs w:val="20"/>
        </w:rPr>
        <w:t>YMCA of the USA, Anderson, Paul B, 1</w:t>
      </w:r>
      <w:r w:rsidR="001228EF">
        <w:rPr>
          <w:rFonts w:ascii="Times New Roman" w:hAnsi="Times New Roman" w:cs="Times New Roman"/>
          <w:color w:val="000000"/>
          <w:sz w:val="20"/>
          <w:szCs w:val="20"/>
        </w:rPr>
        <w:t xml:space="preserve">, </w:t>
      </w:r>
      <w:r w:rsidRPr="003335F7">
        <w:rPr>
          <w:rFonts w:ascii="Times New Roman" w:hAnsi="Times New Roman" w:cs="Times New Roman"/>
          <w:color w:val="000000"/>
          <w:sz w:val="20"/>
          <w:szCs w:val="20"/>
        </w:rPr>
        <w:t>KFYA</w:t>
      </w:r>
      <w:r w:rsidR="000F469D">
        <w:rPr>
          <w:rFonts w:ascii="Times New Roman" w:hAnsi="Times New Roman" w:cs="Times New Roman"/>
          <w:color w:val="000000"/>
          <w:sz w:val="20"/>
          <w:szCs w:val="20"/>
        </w:rPr>
        <w:t>)</w:t>
      </w:r>
      <w:r w:rsidRPr="003335F7">
        <w:rPr>
          <w:rFonts w:ascii="Times New Roman" w:hAnsi="Times New Roman" w:cs="Times New Roman"/>
          <w:color w:val="000000"/>
          <w:sz w:val="20"/>
          <w:szCs w:val="20"/>
        </w:rPr>
        <w:t>.</w:t>
      </w:r>
    </w:p>
  </w:footnote>
  <w:footnote w:id="3">
    <w:p w14:paraId="044CECDD" w14:textId="7E0984F3" w:rsidR="00C60B39" w:rsidRPr="00821EBF" w:rsidRDefault="00C60B39" w:rsidP="00C60B39">
      <w:pPr>
        <w:contextualSpacing/>
        <w:rPr>
          <w:rFonts w:ascii="Times New Roman" w:hAnsi="Times New Roman" w:cs="Times New Roman"/>
          <w:color w:val="000000" w:themeColor="text1"/>
          <w:sz w:val="20"/>
          <w:szCs w:val="20"/>
        </w:rPr>
      </w:pPr>
      <w:r w:rsidRPr="009507CF">
        <w:rPr>
          <w:rStyle w:val="FootnoteReference"/>
          <w:rFonts w:ascii="Times New Roman" w:hAnsi="Times New Roman" w:cs="Times New Roman"/>
          <w:sz w:val="20"/>
          <w:szCs w:val="20"/>
        </w:rPr>
        <w:footnoteRef/>
      </w:r>
      <w:r w:rsidRPr="009507CF">
        <w:rPr>
          <w:rFonts w:ascii="Times New Roman" w:hAnsi="Times New Roman" w:cs="Times New Roman"/>
          <w:sz w:val="20"/>
          <w:szCs w:val="20"/>
        </w:rPr>
        <w:t xml:space="preserve"> Three of the most useful monographs on this topic are: Marc </w:t>
      </w:r>
      <w:proofErr w:type="spellStart"/>
      <w:r w:rsidRPr="009507CF">
        <w:rPr>
          <w:rFonts w:ascii="Times New Roman" w:hAnsi="Times New Roman" w:cs="Times New Roman"/>
          <w:sz w:val="20"/>
          <w:szCs w:val="20"/>
        </w:rPr>
        <w:t>Raeff</w:t>
      </w:r>
      <w:proofErr w:type="spellEnd"/>
      <w:r w:rsidRPr="009507CF">
        <w:rPr>
          <w:rFonts w:ascii="Times New Roman" w:hAnsi="Times New Roman" w:cs="Times New Roman"/>
          <w:sz w:val="20"/>
          <w:szCs w:val="20"/>
        </w:rPr>
        <w:t xml:space="preserve">, </w:t>
      </w:r>
      <w:r w:rsidRPr="009507CF">
        <w:rPr>
          <w:rFonts w:ascii="Times New Roman" w:hAnsi="Times New Roman" w:cs="Times New Roman"/>
          <w:i/>
          <w:sz w:val="20"/>
          <w:szCs w:val="20"/>
        </w:rPr>
        <w:t>Russia Abroad: A Cultural History of the Russian Emigration, 1919</w:t>
      </w:r>
      <w:r w:rsidR="00066255">
        <w:rPr>
          <w:rFonts w:ascii="Times New Roman" w:hAnsi="Times New Roman" w:cs="Times New Roman"/>
          <w:i/>
          <w:sz w:val="20"/>
          <w:szCs w:val="20"/>
        </w:rPr>
        <w:t>–</w:t>
      </w:r>
      <w:r w:rsidRPr="009507CF">
        <w:rPr>
          <w:rFonts w:ascii="Times New Roman" w:hAnsi="Times New Roman" w:cs="Times New Roman"/>
          <w:i/>
          <w:sz w:val="20"/>
          <w:szCs w:val="20"/>
        </w:rPr>
        <w:t>1939</w:t>
      </w:r>
      <w:r w:rsidRPr="009507CF">
        <w:rPr>
          <w:rFonts w:ascii="Times New Roman" w:hAnsi="Times New Roman" w:cs="Times New Roman"/>
          <w:sz w:val="20"/>
          <w:szCs w:val="20"/>
        </w:rPr>
        <w:t xml:space="preserve"> (New York: Oxford University Press, 1990)</w:t>
      </w:r>
      <w:r>
        <w:rPr>
          <w:rFonts w:ascii="Times New Roman" w:hAnsi="Times New Roman" w:cs="Times New Roman"/>
          <w:sz w:val="20"/>
          <w:szCs w:val="20"/>
        </w:rPr>
        <w:t xml:space="preserve">; </w:t>
      </w:r>
      <w:r w:rsidRPr="009507CF">
        <w:rPr>
          <w:rFonts w:ascii="Times New Roman" w:hAnsi="Times New Roman" w:cs="Times New Roman"/>
          <w:sz w:val="20"/>
          <w:szCs w:val="20"/>
        </w:rPr>
        <w:t xml:space="preserve">Robert C. Williams, </w:t>
      </w:r>
      <w:r w:rsidRPr="009507CF">
        <w:rPr>
          <w:rFonts w:ascii="Times New Roman" w:hAnsi="Times New Roman" w:cs="Times New Roman"/>
          <w:i/>
          <w:sz w:val="20"/>
          <w:szCs w:val="20"/>
        </w:rPr>
        <w:t xml:space="preserve">Culture in Exile: </w:t>
      </w:r>
      <w:r w:rsidRPr="00821EBF">
        <w:rPr>
          <w:rFonts w:ascii="Times New Roman" w:hAnsi="Times New Roman" w:cs="Times New Roman"/>
          <w:i/>
          <w:color w:val="000000" w:themeColor="text1"/>
          <w:sz w:val="20"/>
          <w:szCs w:val="20"/>
        </w:rPr>
        <w:t>Russian Émigrés in Germany,</w:t>
      </w:r>
      <w:r w:rsidRPr="00821EBF">
        <w:rPr>
          <w:rFonts w:ascii="Times New Roman" w:hAnsi="Times New Roman" w:cs="Times New Roman"/>
          <w:color w:val="000000" w:themeColor="text1"/>
          <w:sz w:val="20"/>
          <w:szCs w:val="20"/>
        </w:rPr>
        <w:t xml:space="preserve"> 1881</w:t>
      </w:r>
      <w:r w:rsidR="00066255">
        <w:rPr>
          <w:rFonts w:ascii="Times New Roman" w:hAnsi="Times New Roman" w:cs="Times New Roman"/>
          <w:color w:val="000000" w:themeColor="text1"/>
          <w:sz w:val="20"/>
          <w:szCs w:val="20"/>
        </w:rPr>
        <w:t>–</w:t>
      </w:r>
      <w:r w:rsidRPr="00821EBF">
        <w:rPr>
          <w:rFonts w:ascii="Times New Roman" w:hAnsi="Times New Roman" w:cs="Times New Roman"/>
          <w:color w:val="000000" w:themeColor="text1"/>
          <w:sz w:val="20"/>
          <w:szCs w:val="20"/>
        </w:rPr>
        <w:t xml:space="preserve">1941 (Ithaca, NY: Cornell University Press, 1972); and Robert H. Johnston, </w:t>
      </w:r>
      <w:r w:rsidRPr="00821EBF">
        <w:rPr>
          <w:rFonts w:ascii="Times New Roman" w:hAnsi="Times New Roman" w:cs="Times New Roman"/>
          <w:i/>
          <w:color w:val="000000" w:themeColor="text1"/>
          <w:sz w:val="20"/>
          <w:szCs w:val="20"/>
        </w:rPr>
        <w:t>“New Mecca, New Babylon”: Paris and</w:t>
      </w:r>
      <w:r w:rsidRPr="00821EBF">
        <w:rPr>
          <w:rFonts w:ascii="Times New Roman" w:hAnsi="Times New Roman" w:cs="Times New Roman"/>
          <w:color w:val="000000" w:themeColor="text1"/>
          <w:sz w:val="20"/>
          <w:szCs w:val="20"/>
        </w:rPr>
        <w:t xml:space="preserve"> the</w:t>
      </w:r>
      <w:r w:rsidRPr="00821EBF">
        <w:rPr>
          <w:rFonts w:ascii="Times New Roman" w:hAnsi="Times New Roman" w:cs="Times New Roman"/>
          <w:i/>
          <w:color w:val="000000" w:themeColor="text1"/>
          <w:sz w:val="20"/>
          <w:szCs w:val="20"/>
        </w:rPr>
        <w:t xml:space="preserve"> Russian Exiles, 1920</w:t>
      </w:r>
      <w:r w:rsidR="00066255">
        <w:rPr>
          <w:rFonts w:ascii="Times New Roman" w:hAnsi="Times New Roman" w:cs="Times New Roman"/>
          <w:i/>
          <w:color w:val="000000" w:themeColor="text1"/>
          <w:sz w:val="20"/>
          <w:szCs w:val="20"/>
        </w:rPr>
        <w:t>–</w:t>
      </w:r>
      <w:r w:rsidRPr="00821EBF">
        <w:rPr>
          <w:rFonts w:ascii="Times New Roman" w:hAnsi="Times New Roman" w:cs="Times New Roman"/>
          <w:i/>
          <w:color w:val="000000" w:themeColor="text1"/>
          <w:sz w:val="20"/>
          <w:szCs w:val="20"/>
        </w:rPr>
        <w:t xml:space="preserve">1945 </w:t>
      </w:r>
      <w:r w:rsidRPr="00821EBF">
        <w:rPr>
          <w:rFonts w:ascii="Times New Roman" w:hAnsi="Times New Roman" w:cs="Times New Roman"/>
          <w:color w:val="000000" w:themeColor="text1"/>
          <w:sz w:val="20"/>
          <w:szCs w:val="20"/>
        </w:rPr>
        <w:t>(Kingston, ON: McGill-Queen</w:t>
      </w:r>
      <w:r w:rsidR="002D3BD9">
        <w:rPr>
          <w:rFonts w:ascii="Times New Roman" w:hAnsi="Times New Roman" w:cs="Times New Roman"/>
          <w:color w:val="000000" w:themeColor="text1"/>
          <w:sz w:val="20"/>
          <w:szCs w:val="20"/>
        </w:rPr>
        <w:t>’</w:t>
      </w:r>
      <w:r w:rsidRPr="00821EBF">
        <w:rPr>
          <w:rFonts w:ascii="Times New Roman" w:hAnsi="Times New Roman" w:cs="Times New Roman"/>
          <w:color w:val="000000" w:themeColor="text1"/>
          <w:sz w:val="20"/>
          <w:szCs w:val="20"/>
        </w:rPr>
        <w:t>s University Press, 1988).</w:t>
      </w:r>
      <w:r w:rsidRPr="00821EBF">
        <w:rPr>
          <w:rFonts w:ascii="Times New Roman" w:hAnsi="Times New Roman" w:cs="Times New Roman"/>
          <w:color w:val="000000" w:themeColor="text1"/>
          <w:kern w:val="36"/>
          <w:sz w:val="20"/>
          <w:szCs w:val="20"/>
        </w:rPr>
        <w:t xml:space="preserve"> See also A. V. </w:t>
      </w:r>
      <w:proofErr w:type="spellStart"/>
      <w:r w:rsidRPr="00821EBF">
        <w:rPr>
          <w:rFonts w:ascii="Times New Roman" w:hAnsi="Times New Roman" w:cs="Times New Roman"/>
          <w:color w:val="000000" w:themeColor="text1"/>
          <w:kern w:val="36"/>
          <w:sz w:val="20"/>
          <w:szCs w:val="20"/>
        </w:rPr>
        <w:t>Anashkin</w:t>
      </w:r>
      <w:proofErr w:type="spellEnd"/>
      <w:r w:rsidRPr="00821EBF">
        <w:rPr>
          <w:rFonts w:ascii="Times New Roman" w:hAnsi="Times New Roman" w:cs="Times New Roman"/>
          <w:color w:val="000000" w:themeColor="text1"/>
          <w:kern w:val="36"/>
          <w:sz w:val="20"/>
          <w:szCs w:val="20"/>
        </w:rPr>
        <w:t xml:space="preserve">, K. M. Antonov, and G. V. </w:t>
      </w:r>
      <w:proofErr w:type="spellStart"/>
      <w:r w:rsidRPr="00821EBF">
        <w:rPr>
          <w:rFonts w:ascii="Times New Roman" w:hAnsi="Times New Roman" w:cs="Times New Roman"/>
          <w:color w:val="000000" w:themeColor="text1"/>
          <w:kern w:val="36"/>
          <w:sz w:val="20"/>
          <w:szCs w:val="20"/>
        </w:rPr>
        <w:t>Bezhanidze</w:t>
      </w:r>
      <w:proofErr w:type="spellEnd"/>
      <w:r w:rsidRPr="00821EBF">
        <w:rPr>
          <w:rFonts w:ascii="Times New Roman" w:hAnsi="Times New Roman" w:cs="Times New Roman"/>
          <w:color w:val="000000" w:themeColor="text1"/>
          <w:kern w:val="36"/>
          <w:sz w:val="20"/>
          <w:szCs w:val="20"/>
        </w:rPr>
        <w:t xml:space="preserve">, eds., </w:t>
      </w:r>
      <w:proofErr w:type="spellStart"/>
      <w:r w:rsidRPr="00821EBF">
        <w:rPr>
          <w:rFonts w:ascii="Times New Roman" w:hAnsi="Times New Roman" w:cs="Times New Roman"/>
          <w:i/>
          <w:iCs/>
          <w:color w:val="000000" w:themeColor="text1"/>
          <w:kern w:val="36"/>
          <w:sz w:val="20"/>
          <w:szCs w:val="20"/>
        </w:rPr>
        <w:t>Russkaia</w:t>
      </w:r>
      <w:proofErr w:type="spellEnd"/>
      <w:r w:rsidRPr="00821EBF">
        <w:rPr>
          <w:rFonts w:ascii="Times New Roman" w:hAnsi="Times New Roman" w:cs="Times New Roman"/>
          <w:i/>
          <w:iCs/>
          <w:color w:val="000000" w:themeColor="text1"/>
          <w:kern w:val="36"/>
          <w:sz w:val="20"/>
          <w:szCs w:val="20"/>
        </w:rPr>
        <w:t xml:space="preserve"> </w:t>
      </w:r>
      <w:proofErr w:type="spellStart"/>
      <w:r w:rsidRPr="00821EBF">
        <w:rPr>
          <w:rFonts w:ascii="Times New Roman" w:hAnsi="Times New Roman" w:cs="Times New Roman"/>
          <w:i/>
          <w:iCs/>
          <w:color w:val="000000" w:themeColor="text1"/>
          <w:kern w:val="36"/>
          <w:sz w:val="20"/>
          <w:szCs w:val="20"/>
        </w:rPr>
        <w:t>emigratsiia</w:t>
      </w:r>
      <w:proofErr w:type="spellEnd"/>
      <w:r w:rsidRPr="00821EBF">
        <w:rPr>
          <w:rFonts w:ascii="Times New Roman" w:hAnsi="Times New Roman" w:cs="Times New Roman"/>
          <w:i/>
          <w:iCs/>
          <w:color w:val="000000" w:themeColor="text1"/>
          <w:kern w:val="36"/>
          <w:sz w:val="20"/>
          <w:szCs w:val="20"/>
        </w:rPr>
        <w:t xml:space="preserve">: </w:t>
      </w:r>
      <w:proofErr w:type="spellStart"/>
      <w:r w:rsidRPr="00821EBF">
        <w:rPr>
          <w:rFonts w:ascii="Times New Roman" w:hAnsi="Times New Roman" w:cs="Times New Roman"/>
          <w:i/>
          <w:iCs/>
          <w:color w:val="000000" w:themeColor="text1"/>
          <w:kern w:val="36"/>
          <w:sz w:val="20"/>
          <w:szCs w:val="20"/>
        </w:rPr>
        <w:t>Tserkovnaia</w:t>
      </w:r>
      <w:proofErr w:type="spellEnd"/>
      <w:r w:rsidRPr="00821EBF">
        <w:rPr>
          <w:i/>
          <w:iCs/>
          <w:color w:val="000000" w:themeColor="text1"/>
          <w:kern w:val="36"/>
          <w:sz w:val="20"/>
          <w:szCs w:val="20"/>
        </w:rPr>
        <w:t xml:space="preserve"> </w:t>
      </w:r>
      <w:proofErr w:type="spellStart"/>
      <w:r w:rsidRPr="00821EBF">
        <w:rPr>
          <w:rFonts w:ascii="Times New Roman" w:hAnsi="Times New Roman" w:cs="Times New Roman"/>
          <w:i/>
          <w:iCs/>
          <w:color w:val="000000" w:themeColor="text1"/>
          <w:kern w:val="36"/>
          <w:sz w:val="20"/>
          <w:szCs w:val="20"/>
        </w:rPr>
        <w:t>zhizn</w:t>
      </w:r>
      <w:proofErr w:type="spellEnd"/>
      <w:r w:rsidRPr="00821EBF">
        <w:rPr>
          <w:rFonts w:ascii="Times New Roman" w:hAnsi="Times New Roman" w:cs="Times New Roman"/>
          <w:i/>
          <w:iCs/>
          <w:color w:val="000000" w:themeColor="text1"/>
          <w:kern w:val="36"/>
          <w:sz w:val="20"/>
          <w:szCs w:val="20"/>
        </w:rPr>
        <w:t xml:space="preserve">’ i </w:t>
      </w:r>
      <w:proofErr w:type="spellStart"/>
      <w:r w:rsidRPr="00821EBF">
        <w:rPr>
          <w:rFonts w:ascii="Times New Roman" w:hAnsi="Times New Roman" w:cs="Times New Roman"/>
          <w:i/>
          <w:iCs/>
          <w:color w:val="000000" w:themeColor="text1"/>
          <w:kern w:val="36"/>
          <w:sz w:val="20"/>
          <w:szCs w:val="20"/>
        </w:rPr>
        <w:t>bogoslovsko-filosofskoe</w:t>
      </w:r>
      <w:proofErr w:type="spellEnd"/>
      <w:r w:rsidRPr="00821EBF">
        <w:rPr>
          <w:rFonts w:ascii="Times New Roman" w:hAnsi="Times New Roman" w:cs="Times New Roman"/>
          <w:i/>
          <w:iCs/>
          <w:color w:val="000000" w:themeColor="text1"/>
          <w:kern w:val="36"/>
          <w:sz w:val="20"/>
          <w:szCs w:val="20"/>
        </w:rPr>
        <w:t xml:space="preserve"> </w:t>
      </w:r>
      <w:proofErr w:type="spellStart"/>
      <w:r w:rsidRPr="00821EBF">
        <w:rPr>
          <w:rFonts w:ascii="Times New Roman" w:hAnsi="Times New Roman" w:cs="Times New Roman"/>
          <w:i/>
          <w:iCs/>
          <w:color w:val="000000" w:themeColor="text1"/>
          <w:kern w:val="36"/>
          <w:sz w:val="20"/>
          <w:szCs w:val="20"/>
        </w:rPr>
        <w:t>nasledie</w:t>
      </w:r>
      <w:proofErr w:type="spellEnd"/>
      <w:r w:rsidRPr="00821EBF">
        <w:rPr>
          <w:rFonts w:ascii="Times New Roman" w:hAnsi="Times New Roman" w:cs="Times New Roman"/>
          <w:i/>
          <w:iCs/>
          <w:color w:val="000000" w:themeColor="text1"/>
          <w:kern w:val="36"/>
          <w:sz w:val="20"/>
          <w:szCs w:val="20"/>
        </w:rPr>
        <w:t xml:space="preserve"> </w:t>
      </w:r>
      <w:r w:rsidRPr="00821EBF">
        <w:rPr>
          <w:rFonts w:ascii="Times New Roman" w:hAnsi="Times New Roman" w:cs="Times New Roman"/>
          <w:color w:val="000000" w:themeColor="text1"/>
          <w:kern w:val="36"/>
          <w:sz w:val="20"/>
          <w:szCs w:val="20"/>
        </w:rPr>
        <w:t>(</w:t>
      </w:r>
      <w:r w:rsidRPr="00821EBF">
        <w:rPr>
          <w:rFonts w:ascii="Times New Roman" w:hAnsi="Times New Roman" w:cs="Times New Roman"/>
          <w:color w:val="000000" w:themeColor="text1"/>
          <w:sz w:val="20"/>
          <w:szCs w:val="20"/>
        </w:rPr>
        <w:t xml:space="preserve">Moscow: </w:t>
      </w:r>
      <w:proofErr w:type="spellStart"/>
      <w:r w:rsidRPr="00821EBF">
        <w:rPr>
          <w:rFonts w:ascii="Times New Roman" w:hAnsi="Times New Roman" w:cs="Times New Roman"/>
          <w:color w:val="000000" w:themeColor="text1"/>
          <w:sz w:val="20"/>
          <w:szCs w:val="20"/>
        </w:rPr>
        <w:t>Izdatel’stvo</w:t>
      </w:r>
      <w:proofErr w:type="spellEnd"/>
      <w:r w:rsidRPr="00821EBF">
        <w:rPr>
          <w:rFonts w:ascii="Times New Roman" w:hAnsi="Times New Roman" w:cs="Times New Roman"/>
          <w:color w:val="000000" w:themeColor="text1"/>
          <w:sz w:val="20"/>
          <w:szCs w:val="20"/>
        </w:rPr>
        <w:t xml:space="preserve"> </w:t>
      </w:r>
      <w:proofErr w:type="spellStart"/>
      <w:r w:rsidRPr="00821EBF">
        <w:rPr>
          <w:rFonts w:ascii="Times New Roman" w:hAnsi="Times New Roman" w:cs="Times New Roman"/>
          <w:color w:val="000000" w:themeColor="text1"/>
          <w:sz w:val="20"/>
          <w:szCs w:val="20"/>
        </w:rPr>
        <w:t>Pravoslavnyi</w:t>
      </w:r>
      <w:proofErr w:type="spellEnd"/>
      <w:r w:rsidRPr="00821EBF">
        <w:rPr>
          <w:rFonts w:ascii="Times New Roman" w:hAnsi="Times New Roman" w:cs="Times New Roman"/>
          <w:color w:val="000000" w:themeColor="text1"/>
          <w:sz w:val="20"/>
          <w:szCs w:val="20"/>
        </w:rPr>
        <w:t xml:space="preserve"> </w:t>
      </w:r>
      <w:proofErr w:type="spellStart"/>
      <w:r w:rsidRPr="00821EBF">
        <w:rPr>
          <w:rFonts w:ascii="Times New Roman" w:hAnsi="Times New Roman" w:cs="Times New Roman"/>
          <w:color w:val="000000" w:themeColor="text1"/>
          <w:sz w:val="20"/>
          <w:szCs w:val="20"/>
        </w:rPr>
        <w:t>sviato-Tikhonovskii</w:t>
      </w:r>
      <w:proofErr w:type="spellEnd"/>
      <w:r w:rsidRPr="00821EBF">
        <w:rPr>
          <w:rFonts w:ascii="Times New Roman" w:hAnsi="Times New Roman" w:cs="Times New Roman"/>
          <w:color w:val="000000" w:themeColor="text1"/>
          <w:sz w:val="20"/>
          <w:szCs w:val="20"/>
        </w:rPr>
        <w:t xml:space="preserve"> </w:t>
      </w:r>
      <w:proofErr w:type="spellStart"/>
      <w:r w:rsidRPr="00821EBF">
        <w:rPr>
          <w:rFonts w:ascii="Times New Roman" w:hAnsi="Times New Roman" w:cs="Times New Roman"/>
          <w:color w:val="000000" w:themeColor="text1"/>
          <w:sz w:val="20"/>
          <w:szCs w:val="20"/>
        </w:rPr>
        <w:t>Gumanitarnyi</w:t>
      </w:r>
      <w:proofErr w:type="spellEnd"/>
      <w:r w:rsidRPr="00821EBF">
        <w:rPr>
          <w:rFonts w:ascii="Times New Roman" w:hAnsi="Times New Roman" w:cs="Times New Roman"/>
          <w:color w:val="000000" w:themeColor="text1"/>
          <w:sz w:val="20"/>
          <w:szCs w:val="20"/>
        </w:rPr>
        <w:t xml:space="preserve"> </w:t>
      </w:r>
      <w:proofErr w:type="spellStart"/>
      <w:r w:rsidRPr="00821EBF">
        <w:rPr>
          <w:rFonts w:ascii="Times New Roman" w:hAnsi="Times New Roman" w:cs="Times New Roman"/>
          <w:color w:val="000000" w:themeColor="text1"/>
          <w:sz w:val="20"/>
          <w:szCs w:val="20"/>
        </w:rPr>
        <w:t>Universitet</w:t>
      </w:r>
      <w:proofErr w:type="spellEnd"/>
      <w:r w:rsidRPr="00821EBF">
        <w:rPr>
          <w:rFonts w:ascii="Times New Roman" w:hAnsi="Times New Roman" w:cs="Times New Roman"/>
          <w:color w:val="000000" w:themeColor="text1"/>
          <w:sz w:val="20"/>
          <w:szCs w:val="20"/>
        </w:rPr>
        <w:t>, 2022).</w:t>
      </w:r>
    </w:p>
  </w:footnote>
  <w:footnote w:id="4">
    <w:p w14:paraId="6152900D" w14:textId="4A456039" w:rsidR="006262FB" w:rsidRPr="00CF3E6E" w:rsidRDefault="006262FB" w:rsidP="00CF3E6E">
      <w:pPr>
        <w:contextualSpacing/>
        <w:outlineLvl w:val="0"/>
        <w:rPr>
          <w:rFonts w:ascii="Times New Roman" w:hAnsi="Times New Roman" w:cs="Times New Roman"/>
          <w:sz w:val="20"/>
          <w:szCs w:val="20"/>
        </w:rPr>
      </w:pPr>
      <w:r w:rsidRPr="00821EBF">
        <w:rPr>
          <w:rStyle w:val="FootnoteReference"/>
          <w:rFonts w:ascii="Times New Roman" w:hAnsi="Times New Roman" w:cs="Times New Roman"/>
          <w:color w:val="000000" w:themeColor="text1"/>
          <w:sz w:val="20"/>
          <w:szCs w:val="20"/>
        </w:rPr>
        <w:footnoteRef/>
      </w:r>
      <w:r w:rsidRPr="00821EBF">
        <w:rPr>
          <w:rFonts w:ascii="Times New Roman" w:hAnsi="Times New Roman" w:cs="Times New Roman"/>
          <w:color w:val="000000" w:themeColor="text1"/>
          <w:sz w:val="20"/>
          <w:szCs w:val="20"/>
        </w:rPr>
        <w:t xml:space="preserve"> Paul B. Anderson, letter to Berta [</w:t>
      </w:r>
      <w:r w:rsidR="00516933" w:rsidRPr="00821EBF">
        <w:rPr>
          <w:rFonts w:ascii="Times New Roman" w:hAnsi="Times New Roman" w:cs="Times New Roman"/>
          <w:color w:val="000000" w:themeColor="text1"/>
          <w:sz w:val="20"/>
          <w:szCs w:val="20"/>
        </w:rPr>
        <w:t>his sister</w:t>
      </w:r>
      <w:r w:rsidRPr="00821EBF">
        <w:rPr>
          <w:rFonts w:ascii="Times New Roman" w:hAnsi="Times New Roman" w:cs="Times New Roman"/>
          <w:color w:val="000000" w:themeColor="text1"/>
          <w:sz w:val="20"/>
          <w:szCs w:val="20"/>
        </w:rPr>
        <w:t xml:space="preserve">], August 17, </w:t>
      </w:r>
      <w:r w:rsidRPr="0055086A">
        <w:rPr>
          <w:rFonts w:ascii="Times New Roman" w:hAnsi="Times New Roman" w:cs="Times New Roman"/>
          <w:color w:val="000000" w:themeColor="text1"/>
          <w:sz w:val="20"/>
          <w:szCs w:val="20"/>
        </w:rPr>
        <w:t>1920</w:t>
      </w:r>
      <w:r w:rsidR="000C4056">
        <w:rPr>
          <w:rFonts w:ascii="Times New Roman" w:hAnsi="Times New Roman" w:cs="Times New Roman"/>
          <w:color w:val="000000" w:themeColor="text1"/>
          <w:sz w:val="20"/>
          <w:szCs w:val="20"/>
        </w:rPr>
        <w:t xml:space="preserve">, </w:t>
      </w:r>
      <w:r w:rsidR="007D4917" w:rsidRPr="0055086A">
        <w:rPr>
          <w:rFonts w:ascii="Times New Roman" w:hAnsi="Times New Roman"/>
          <w:color w:val="000000" w:themeColor="text1"/>
          <w:sz w:val="20"/>
          <w:szCs w:val="20"/>
        </w:rPr>
        <w:t>Paul B. Anderson and Family Papers, Kautz Family YMCA Archives, University of Minnesota Libraries, Minneapolis (PBAFP KFYA)</w:t>
      </w:r>
      <w:r w:rsidR="000C4056">
        <w:rPr>
          <w:rFonts w:ascii="Times New Roman" w:hAnsi="Times New Roman" w:cs="Times New Roman"/>
          <w:bCs/>
          <w:color w:val="000000" w:themeColor="text1"/>
          <w:kern w:val="36"/>
          <w:sz w:val="20"/>
          <w:szCs w:val="20"/>
        </w:rPr>
        <w:t>. F</w:t>
      </w:r>
      <w:r w:rsidR="00CF3E6E" w:rsidRPr="0055086A">
        <w:rPr>
          <w:rFonts w:ascii="Times New Roman" w:hAnsi="Times New Roman" w:cs="Times New Roman"/>
          <w:bCs/>
          <w:color w:val="000000" w:themeColor="text1"/>
          <w:kern w:val="36"/>
          <w:sz w:val="20"/>
          <w:szCs w:val="20"/>
        </w:rPr>
        <w:t xml:space="preserve">or </w:t>
      </w:r>
      <w:r w:rsidR="00CF3E6E" w:rsidRPr="00821EBF">
        <w:rPr>
          <w:rFonts w:ascii="Times New Roman" w:hAnsi="Times New Roman" w:cs="Times New Roman"/>
          <w:bCs/>
          <w:color w:val="000000" w:themeColor="text1"/>
          <w:kern w:val="36"/>
          <w:sz w:val="20"/>
          <w:szCs w:val="20"/>
        </w:rPr>
        <w:t xml:space="preserve">developments in Mott’s thinking </w:t>
      </w:r>
      <w:r w:rsidR="00CF3E6E">
        <w:rPr>
          <w:rFonts w:ascii="Times New Roman" w:hAnsi="Times New Roman" w:cs="Times New Roman"/>
          <w:bCs/>
          <w:color w:val="000000"/>
          <w:kern w:val="36"/>
          <w:sz w:val="20"/>
          <w:szCs w:val="20"/>
        </w:rPr>
        <w:t xml:space="preserve">at this time, </w:t>
      </w:r>
      <w:r w:rsidR="00516933">
        <w:rPr>
          <w:rFonts w:ascii="Times New Roman" w:hAnsi="Times New Roman" w:cs="Times New Roman"/>
          <w:bCs/>
          <w:color w:val="000000"/>
          <w:kern w:val="36"/>
          <w:sz w:val="20"/>
          <w:szCs w:val="20"/>
        </w:rPr>
        <w:t xml:space="preserve">see </w:t>
      </w:r>
      <w:r w:rsidR="00CF3E6E" w:rsidRPr="00CF3E6E">
        <w:rPr>
          <w:rFonts w:ascii="Times New Roman" w:hAnsi="Times New Roman" w:cs="Times New Roman"/>
          <w:bCs/>
          <w:color w:val="000000"/>
          <w:kern w:val="36"/>
          <w:sz w:val="20"/>
          <w:szCs w:val="20"/>
        </w:rPr>
        <w:t>Benjamin L.</w:t>
      </w:r>
      <w:r w:rsidR="00CF3E6E" w:rsidRPr="00CF3E6E">
        <w:rPr>
          <w:rFonts w:ascii="Times New Roman" w:hAnsi="Times New Roman" w:cs="Times New Roman"/>
          <w:sz w:val="20"/>
          <w:szCs w:val="20"/>
        </w:rPr>
        <w:t xml:space="preserve"> </w:t>
      </w:r>
      <w:r w:rsidR="00CF3E6E" w:rsidRPr="00CF3E6E">
        <w:rPr>
          <w:rFonts w:ascii="Times New Roman" w:hAnsi="Times New Roman" w:cs="Times New Roman"/>
          <w:bCs/>
          <w:color w:val="000000"/>
          <w:kern w:val="36"/>
          <w:sz w:val="20"/>
          <w:szCs w:val="20"/>
        </w:rPr>
        <w:t xml:space="preserve">Hartley, </w:t>
      </w:r>
      <w:r w:rsidR="00CF3E6E" w:rsidRPr="00CF3E6E">
        <w:rPr>
          <w:rFonts w:ascii="Times New Roman" w:hAnsi="Times New Roman" w:cs="Times New Roman"/>
          <w:sz w:val="20"/>
          <w:szCs w:val="20"/>
        </w:rPr>
        <w:t xml:space="preserve">“The 1921 Founding of the International Missionary Council in the Life of John R. Mott,” </w:t>
      </w:r>
      <w:r w:rsidR="00CF3E6E" w:rsidRPr="00CF3E6E">
        <w:rPr>
          <w:rFonts w:ascii="Times New Roman" w:hAnsi="Times New Roman" w:cs="Times New Roman"/>
          <w:i/>
          <w:iCs/>
          <w:sz w:val="20"/>
          <w:szCs w:val="20"/>
        </w:rPr>
        <w:t>International Review of Mission</w:t>
      </w:r>
      <w:r w:rsidR="00CF3E6E" w:rsidRPr="00CF3E6E">
        <w:rPr>
          <w:rFonts w:ascii="Times New Roman" w:hAnsi="Times New Roman" w:cs="Times New Roman"/>
          <w:sz w:val="20"/>
          <w:szCs w:val="20"/>
        </w:rPr>
        <w:t xml:space="preserve"> 111:2 (November 2022): 253</w:t>
      </w:r>
      <w:r w:rsidR="00066255">
        <w:rPr>
          <w:rFonts w:ascii="Times New Roman" w:hAnsi="Times New Roman" w:cs="Times New Roman"/>
          <w:sz w:val="20"/>
          <w:szCs w:val="20"/>
        </w:rPr>
        <w:t>–</w:t>
      </w:r>
      <w:r w:rsidR="00CF3E6E" w:rsidRPr="00CF3E6E">
        <w:rPr>
          <w:rFonts w:ascii="Times New Roman" w:hAnsi="Times New Roman" w:cs="Times New Roman"/>
          <w:sz w:val="20"/>
          <w:szCs w:val="20"/>
        </w:rPr>
        <w:t>67.</w:t>
      </w:r>
    </w:p>
  </w:footnote>
  <w:footnote w:id="5">
    <w:p w14:paraId="61A9605B" w14:textId="26E323C1" w:rsidR="00F74689" w:rsidRPr="00627975" w:rsidRDefault="00F74689">
      <w:pPr>
        <w:pStyle w:val="FootnoteText"/>
        <w:contextualSpacing/>
        <w:rPr>
          <w:rFonts w:ascii="Times New Roman" w:hAnsi="Times New Roman"/>
        </w:rPr>
      </w:pPr>
      <w:r w:rsidRPr="00CF3E6E">
        <w:rPr>
          <w:rStyle w:val="FootnoteReference"/>
          <w:rFonts w:ascii="Times New Roman" w:hAnsi="Times New Roman"/>
        </w:rPr>
        <w:footnoteRef/>
      </w:r>
      <w:r w:rsidRPr="00CF3E6E">
        <w:rPr>
          <w:rFonts w:ascii="Times New Roman" w:hAnsi="Times New Roman"/>
        </w:rPr>
        <w:t xml:space="preserve"> Paul B. Anderson, “Introduction to the Topic,” written July 17, 1976, for the panel, “The ‘Homesick Million’:</w:t>
      </w:r>
      <w:r w:rsidRPr="00627975">
        <w:rPr>
          <w:rFonts w:ascii="Times New Roman" w:hAnsi="Times New Roman"/>
        </w:rPr>
        <w:t xml:space="preserve"> Russian Emigration, 1917</w:t>
      </w:r>
      <w:r w:rsidR="00066255">
        <w:rPr>
          <w:rFonts w:ascii="Times New Roman" w:hAnsi="Times New Roman"/>
        </w:rPr>
        <w:t>–</w:t>
      </w:r>
      <w:r w:rsidRPr="00627975">
        <w:rPr>
          <w:rFonts w:ascii="Times New Roman" w:hAnsi="Times New Roman"/>
        </w:rPr>
        <w:t>1975,” American Association for the Advancement of Slavic Studies national convention, St. Louis, Missouri, October 8, 1976,</w:t>
      </w:r>
      <w:r w:rsidR="009A46E5">
        <w:rPr>
          <w:rFonts w:ascii="Times New Roman" w:hAnsi="Times New Roman"/>
        </w:rPr>
        <w:t xml:space="preserve"> </w:t>
      </w:r>
      <w:r w:rsidRPr="00627975">
        <w:rPr>
          <w:rFonts w:ascii="Times New Roman" w:hAnsi="Times New Roman"/>
        </w:rPr>
        <w:t>1</w:t>
      </w:r>
      <w:r w:rsidR="00066255">
        <w:rPr>
          <w:rFonts w:ascii="Times New Roman" w:hAnsi="Times New Roman"/>
        </w:rPr>
        <w:t>–</w:t>
      </w:r>
      <w:r w:rsidRPr="00627975">
        <w:rPr>
          <w:rFonts w:ascii="Times New Roman" w:hAnsi="Times New Roman"/>
        </w:rPr>
        <w:t>2, author’s</w:t>
      </w:r>
      <w:r w:rsidR="00E16B22">
        <w:rPr>
          <w:rFonts w:ascii="Times New Roman" w:hAnsi="Times New Roman"/>
        </w:rPr>
        <w:t xml:space="preserve"> </w:t>
      </w:r>
      <w:r w:rsidRPr="00627975">
        <w:rPr>
          <w:rFonts w:ascii="Times New Roman" w:hAnsi="Times New Roman"/>
        </w:rPr>
        <w:t>copy.</w:t>
      </w:r>
    </w:p>
  </w:footnote>
  <w:footnote w:id="6">
    <w:p w14:paraId="0E6BE06F" w14:textId="46C74DD9" w:rsidR="00627975" w:rsidRPr="00846028" w:rsidRDefault="00627975" w:rsidP="00627975">
      <w:pPr>
        <w:autoSpaceDE w:val="0"/>
        <w:autoSpaceDN w:val="0"/>
        <w:adjustRightInd w:val="0"/>
        <w:contextualSpacing/>
        <w:rPr>
          <w:rFonts w:ascii="Times New Roman" w:hAnsi="Times New Roman" w:cs="Times New Roman"/>
          <w:sz w:val="20"/>
          <w:szCs w:val="20"/>
        </w:rPr>
      </w:pPr>
      <w:r w:rsidRPr="00846028">
        <w:rPr>
          <w:rStyle w:val="FootnoteReference"/>
          <w:rFonts w:ascii="Times New Roman" w:hAnsi="Times New Roman" w:cs="Times New Roman"/>
          <w:sz w:val="20"/>
          <w:szCs w:val="20"/>
        </w:rPr>
        <w:footnoteRef/>
      </w:r>
      <w:r w:rsidRPr="00846028">
        <w:rPr>
          <w:rFonts w:ascii="Times New Roman" w:hAnsi="Times New Roman" w:cs="Times New Roman"/>
          <w:sz w:val="20"/>
          <w:szCs w:val="20"/>
        </w:rPr>
        <w:t xml:space="preserve"> </w:t>
      </w:r>
      <w:r w:rsidRPr="00846028">
        <w:rPr>
          <w:rFonts w:ascii="Times New Roman" w:hAnsi="Times New Roman" w:cs="Times New Roman"/>
          <w:color w:val="000000"/>
          <w:sz w:val="20"/>
          <w:szCs w:val="20"/>
        </w:rPr>
        <w:t xml:space="preserve">Donald E. Davis, </w:t>
      </w:r>
      <w:r w:rsidRPr="00846028">
        <w:rPr>
          <w:rFonts w:ascii="Times New Roman" w:hAnsi="Times New Roman" w:cs="Times New Roman"/>
          <w:sz w:val="20"/>
          <w:szCs w:val="20"/>
        </w:rPr>
        <w:t xml:space="preserve">“The American YMCA and the Russian Emigration,” </w:t>
      </w:r>
      <w:r w:rsidRPr="00846028">
        <w:rPr>
          <w:rFonts w:ascii="Times New Roman" w:hAnsi="Times New Roman" w:cs="Times New Roman"/>
          <w:i/>
          <w:sz w:val="20"/>
          <w:szCs w:val="20"/>
        </w:rPr>
        <w:t>Sobornost</w:t>
      </w:r>
      <w:r w:rsidRPr="00846028">
        <w:rPr>
          <w:rFonts w:ascii="Times New Roman" w:hAnsi="Times New Roman" w:cs="Times New Roman"/>
          <w:sz w:val="20"/>
          <w:szCs w:val="20"/>
        </w:rPr>
        <w:t xml:space="preserve"> 9 (1987): </w:t>
      </w:r>
      <w:r w:rsidRPr="00846028">
        <w:rPr>
          <w:rFonts w:ascii="Times New Roman" w:hAnsi="Times New Roman" w:cs="Times New Roman"/>
          <w:color w:val="000000"/>
          <w:sz w:val="20"/>
          <w:szCs w:val="20"/>
        </w:rPr>
        <w:t>25.</w:t>
      </w:r>
      <w:r w:rsidR="00DA5909" w:rsidRPr="00846028">
        <w:rPr>
          <w:rFonts w:ascii="Times New Roman" w:hAnsi="Times New Roman"/>
          <w:color w:val="000000" w:themeColor="text1"/>
          <w:sz w:val="20"/>
          <w:szCs w:val="20"/>
        </w:rPr>
        <w:t xml:space="preserve"> See also </w:t>
      </w:r>
      <w:r w:rsidR="00846028" w:rsidRPr="00846028">
        <w:rPr>
          <w:rFonts w:ascii="Times New Roman" w:hAnsi="Times New Roman"/>
          <w:color w:val="000000" w:themeColor="text1"/>
          <w:sz w:val="20"/>
          <w:szCs w:val="20"/>
        </w:rPr>
        <w:t>Paul B. Anderson</w:t>
      </w:r>
      <w:r w:rsidR="00DA5909" w:rsidRPr="00846028">
        <w:rPr>
          <w:rFonts w:ascii="Times New Roman" w:hAnsi="Times New Roman"/>
          <w:color w:val="000000" w:themeColor="text1"/>
          <w:sz w:val="20"/>
          <w:szCs w:val="20"/>
        </w:rPr>
        <w:t>, “Russian Work – Policy Study,” November 23, 1943</w:t>
      </w:r>
      <w:r w:rsidR="00E16B22" w:rsidRPr="00846028">
        <w:rPr>
          <w:rFonts w:ascii="Times New Roman" w:hAnsi="Times New Roman"/>
          <w:color w:val="000000" w:themeColor="text1"/>
          <w:sz w:val="20"/>
          <w:szCs w:val="20"/>
        </w:rPr>
        <w:t xml:space="preserve">, </w:t>
      </w:r>
      <w:r w:rsidR="00DA5909" w:rsidRPr="00846028">
        <w:rPr>
          <w:rFonts w:ascii="Times New Roman" w:hAnsi="Times New Roman"/>
          <w:color w:val="000000" w:themeColor="text1"/>
          <w:sz w:val="20"/>
          <w:szCs w:val="20"/>
        </w:rPr>
        <w:t>3</w:t>
      </w:r>
      <w:r w:rsidR="006063E3">
        <w:rPr>
          <w:rFonts w:ascii="Times New Roman" w:hAnsi="Times New Roman"/>
          <w:color w:val="000000" w:themeColor="text1"/>
          <w:sz w:val="20"/>
          <w:szCs w:val="20"/>
        </w:rPr>
        <w:t xml:space="preserve"> (</w:t>
      </w:r>
      <w:r w:rsidR="00E16B22" w:rsidRPr="00846028">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E16B22" w:rsidRPr="00846028">
        <w:rPr>
          <w:rFonts w:ascii="Times New Roman" w:hAnsi="Times New Roman" w:cs="Times New Roman"/>
          <w:color w:val="000000" w:themeColor="text1"/>
          <w:sz w:val="20"/>
          <w:szCs w:val="20"/>
        </w:rPr>
        <w:t>.</w:t>
      </w:r>
    </w:p>
  </w:footnote>
  <w:footnote w:id="7">
    <w:p w14:paraId="59D18766" w14:textId="0A6C9FEE" w:rsidR="00EE2253" w:rsidRPr="00F74689" w:rsidRDefault="00EE2253" w:rsidP="00EE2253">
      <w:pPr>
        <w:autoSpaceDE w:val="0"/>
        <w:autoSpaceDN w:val="0"/>
        <w:adjustRightInd w:val="0"/>
        <w:contextualSpacing/>
        <w:rPr>
          <w:rFonts w:ascii="Times New Roman" w:hAnsi="Times New Roman" w:cs="Times New Roman"/>
          <w:color w:val="000000"/>
          <w:sz w:val="20"/>
          <w:szCs w:val="20"/>
        </w:rPr>
      </w:pPr>
      <w:r w:rsidRPr="00F74689">
        <w:rPr>
          <w:rStyle w:val="FootnoteReference"/>
          <w:rFonts w:ascii="Times New Roman" w:hAnsi="Times New Roman" w:cs="Times New Roman"/>
          <w:sz w:val="20"/>
          <w:szCs w:val="20"/>
        </w:rPr>
        <w:footnoteRef/>
      </w:r>
      <w:r w:rsidRPr="00F74689">
        <w:rPr>
          <w:rFonts w:ascii="Times New Roman" w:hAnsi="Times New Roman" w:cs="Times New Roman"/>
          <w:sz w:val="20"/>
          <w:szCs w:val="20"/>
        </w:rPr>
        <w:t xml:space="preserve"> Anderson, “Introduction to the Topic,”</w:t>
      </w:r>
      <w:r w:rsidR="00675132">
        <w:rPr>
          <w:rFonts w:ascii="Times New Roman" w:hAnsi="Times New Roman" w:cs="Times New Roman"/>
          <w:sz w:val="20"/>
          <w:szCs w:val="20"/>
        </w:rPr>
        <w:t xml:space="preserve"> </w:t>
      </w:r>
      <w:r w:rsidRPr="00F74689">
        <w:rPr>
          <w:rFonts w:ascii="Times New Roman" w:hAnsi="Times New Roman" w:cs="Times New Roman"/>
          <w:sz w:val="20"/>
          <w:szCs w:val="20"/>
        </w:rPr>
        <w:t>2.</w:t>
      </w:r>
    </w:p>
  </w:footnote>
  <w:footnote w:id="8">
    <w:p w14:paraId="689DCEFB" w14:textId="5BFADC2C" w:rsidR="00A51F85" w:rsidRPr="0041420C" w:rsidRDefault="00A51F85">
      <w:pPr>
        <w:pStyle w:val="FootnoteText"/>
        <w:contextualSpacing/>
        <w:rPr>
          <w:rFonts w:ascii="Times New Roman" w:hAnsi="Times New Roman"/>
          <w:color w:val="000000" w:themeColor="text1"/>
        </w:rPr>
      </w:pPr>
      <w:r w:rsidRPr="0041420C">
        <w:rPr>
          <w:rStyle w:val="FootnoteReference"/>
          <w:rFonts w:ascii="Times New Roman" w:hAnsi="Times New Roman"/>
          <w:color w:val="000000" w:themeColor="text1"/>
        </w:rPr>
        <w:footnoteRef/>
      </w:r>
      <w:r w:rsidRPr="0041420C">
        <w:rPr>
          <w:rFonts w:ascii="Times New Roman" w:hAnsi="Times New Roman"/>
          <w:color w:val="000000" w:themeColor="text1"/>
        </w:rPr>
        <w:t xml:space="preserve"> </w:t>
      </w:r>
      <w:r w:rsidR="00833648" w:rsidRPr="004E4DCD">
        <w:rPr>
          <w:rFonts w:ascii="Times New Roman" w:hAnsi="Times New Roman"/>
          <w:color w:val="000000" w:themeColor="text1"/>
        </w:rPr>
        <w:t>Paul B. Anderson, “No East or West: The Memoirs of Paul B. Anderson,” ed. Donald E. Davis, unpublished manuscript, [1982], author’s copy</w:t>
      </w:r>
      <w:r w:rsidR="00833648">
        <w:rPr>
          <w:rFonts w:ascii="Times New Roman" w:hAnsi="Times New Roman"/>
          <w:color w:val="000000" w:themeColor="text1"/>
        </w:rPr>
        <w:t xml:space="preserve">, </w:t>
      </w:r>
      <w:r w:rsidRPr="0041420C">
        <w:rPr>
          <w:rFonts w:ascii="Times New Roman" w:hAnsi="Times New Roman"/>
          <w:color w:val="000000" w:themeColor="text1"/>
        </w:rPr>
        <w:t>83</w:t>
      </w:r>
      <w:r w:rsidR="00833648">
        <w:rPr>
          <w:rFonts w:ascii="Times New Roman" w:hAnsi="Times New Roman"/>
          <w:color w:val="000000" w:themeColor="text1"/>
        </w:rPr>
        <w:t>.</w:t>
      </w:r>
    </w:p>
  </w:footnote>
  <w:footnote w:id="9">
    <w:p w14:paraId="3516DD81" w14:textId="02BDEED5" w:rsidR="00A51F85" w:rsidRPr="007946CF" w:rsidRDefault="00A51F85" w:rsidP="007946CF">
      <w:pPr>
        <w:contextualSpacing/>
        <w:rPr>
          <w:rFonts w:ascii="Times New Roman" w:hAnsi="Times New Roman"/>
          <w:sz w:val="20"/>
          <w:szCs w:val="20"/>
        </w:rPr>
      </w:pPr>
      <w:r w:rsidRPr="000B0A38">
        <w:rPr>
          <w:rStyle w:val="FootnoteReference"/>
          <w:rFonts w:ascii="Times New Roman" w:hAnsi="Times New Roman"/>
          <w:color w:val="000000" w:themeColor="text1"/>
          <w:sz w:val="20"/>
          <w:szCs w:val="20"/>
        </w:rPr>
        <w:footnoteRef/>
      </w:r>
      <w:r w:rsidRPr="000B0A38">
        <w:rPr>
          <w:rFonts w:ascii="Times New Roman" w:hAnsi="Times New Roman"/>
          <w:color w:val="000000" w:themeColor="text1"/>
          <w:sz w:val="20"/>
          <w:szCs w:val="20"/>
        </w:rPr>
        <w:t xml:space="preserve"> </w:t>
      </w:r>
      <w:r w:rsidR="000B0A38" w:rsidRPr="000B0A38">
        <w:rPr>
          <w:rFonts w:ascii="Times New Roman" w:hAnsi="Times New Roman"/>
          <w:color w:val="000000" w:themeColor="text1"/>
          <w:sz w:val="20"/>
          <w:szCs w:val="20"/>
        </w:rPr>
        <w:t xml:space="preserve">Anderson, “No East or West,” </w:t>
      </w:r>
      <w:r w:rsidRPr="000B0A38">
        <w:rPr>
          <w:rFonts w:ascii="Times New Roman" w:hAnsi="Times New Roman"/>
          <w:color w:val="000000" w:themeColor="text1"/>
          <w:sz w:val="20"/>
          <w:szCs w:val="20"/>
        </w:rPr>
        <w:t>83</w:t>
      </w:r>
      <w:r w:rsidR="00066255">
        <w:rPr>
          <w:rFonts w:ascii="Times New Roman" w:hAnsi="Times New Roman"/>
          <w:color w:val="000000" w:themeColor="text1"/>
          <w:sz w:val="20"/>
          <w:szCs w:val="20"/>
        </w:rPr>
        <w:t>–</w:t>
      </w:r>
      <w:r w:rsidRPr="000B0A38">
        <w:rPr>
          <w:rFonts w:ascii="Times New Roman" w:hAnsi="Times New Roman"/>
          <w:color w:val="000000" w:themeColor="text1"/>
          <w:sz w:val="20"/>
          <w:szCs w:val="20"/>
        </w:rPr>
        <w:t>84</w:t>
      </w:r>
      <w:r w:rsidR="007946CF" w:rsidRPr="000B0A38">
        <w:rPr>
          <w:rFonts w:ascii="Times New Roman" w:hAnsi="Times New Roman"/>
          <w:color w:val="000000" w:themeColor="text1"/>
          <w:sz w:val="20"/>
          <w:szCs w:val="20"/>
        </w:rPr>
        <w:t>;</w:t>
      </w:r>
      <w:r w:rsidR="0046161A" w:rsidRPr="000B0A38">
        <w:rPr>
          <w:rFonts w:ascii="Times New Roman" w:hAnsi="Times New Roman"/>
          <w:color w:val="000000" w:themeColor="text1"/>
          <w:sz w:val="20"/>
          <w:szCs w:val="20"/>
        </w:rPr>
        <w:t xml:space="preserve"> </w:t>
      </w:r>
      <w:r w:rsidR="007946CF" w:rsidRPr="000B0A38">
        <w:rPr>
          <w:rFonts w:ascii="Times New Roman" w:hAnsi="Times New Roman"/>
          <w:color w:val="000000"/>
          <w:sz w:val="20"/>
          <w:szCs w:val="20"/>
        </w:rPr>
        <w:t xml:space="preserve">see Sophie </w:t>
      </w:r>
      <w:proofErr w:type="spellStart"/>
      <w:r w:rsidR="007946CF" w:rsidRPr="000B0A38">
        <w:rPr>
          <w:rFonts w:ascii="Times New Roman" w:hAnsi="Times New Roman"/>
          <w:color w:val="000000"/>
          <w:sz w:val="20"/>
          <w:szCs w:val="20"/>
        </w:rPr>
        <w:t>Koulomzin</w:t>
      </w:r>
      <w:proofErr w:type="spellEnd"/>
      <w:r w:rsidR="007946CF" w:rsidRPr="000B0A38">
        <w:rPr>
          <w:rFonts w:ascii="Times New Roman" w:hAnsi="Times New Roman"/>
          <w:color w:val="000000"/>
          <w:sz w:val="20"/>
          <w:szCs w:val="20"/>
        </w:rPr>
        <w:t xml:space="preserve">, </w:t>
      </w:r>
      <w:r w:rsidR="007946CF" w:rsidRPr="000B0A38">
        <w:rPr>
          <w:rFonts w:ascii="Times New Roman" w:hAnsi="Times New Roman"/>
          <w:i/>
          <w:color w:val="000000"/>
          <w:sz w:val="20"/>
          <w:szCs w:val="20"/>
        </w:rPr>
        <w:t>Many Worlds: A Russian Life</w:t>
      </w:r>
      <w:r w:rsidR="007946CF" w:rsidRPr="000B0A38">
        <w:rPr>
          <w:rFonts w:ascii="Times New Roman" w:hAnsi="Times New Roman"/>
          <w:color w:val="000000"/>
          <w:sz w:val="20"/>
          <w:szCs w:val="20"/>
        </w:rPr>
        <w:t xml:space="preserve"> (Crestwood,</w:t>
      </w:r>
      <w:r w:rsidR="007946CF" w:rsidRPr="007946CF">
        <w:rPr>
          <w:rFonts w:ascii="Times New Roman" w:hAnsi="Times New Roman"/>
          <w:color w:val="000000"/>
          <w:sz w:val="20"/>
          <w:szCs w:val="20"/>
        </w:rPr>
        <w:t xml:space="preserve"> NY: St. Vladimir’s Seminary Press, 1980). </w:t>
      </w:r>
      <w:r w:rsidR="007946CF" w:rsidRPr="007946CF">
        <w:rPr>
          <w:rFonts w:ascii="Times New Roman" w:hAnsi="Times New Roman"/>
          <w:sz w:val="20"/>
          <w:szCs w:val="20"/>
        </w:rPr>
        <w:t xml:space="preserve">Her </w:t>
      </w:r>
      <w:r w:rsidR="007946CF" w:rsidRPr="00487B46">
        <w:rPr>
          <w:rFonts w:ascii="Times New Roman" w:hAnsi="Times New Roman"/>
          <w:color w:val="000000" w:themeColor="text1"/>
          <w:sz w:val="20"/>
          <w:szCs w:val="20"/>
        </w:rPr>
        <w:t xml:space="preserve">sister </w:t>
      </w:r>
      <w:r w:rsidR="00836933">
        <w:rPr>
          <w:rFonts w:ascii="Times New Roman" w:hAnsi="Times New Roman"/>
          <w:color w:val="000000" w:themeColor="text1"/>
          <w:sz w:val="20"/>
          <w:szCs w:val="20"/>
        </w:rPr>
        <w:t>Mania (</w:t>
      </w:r>
      <w:r w:rsidR="007946CF" w:rsidRPr="00487B46">
        <w:rPr>
          <w:rFonts w:ascii="Times New Roman" w:hAnsi="Times New Roman"/>
          <w:color w:val="000000" w:themeColor="text1"/>
          <w:sz w:val="20"/>
          <w:szCs w:val="20"/>
        </w:rPr>
        <w:t>Ma</w:t>
      </w:r>
      <w:r w:rsidR="00487B46" w:rsidRPr="00487B46">
        <w:rPr>
          <w:rFonts w:ascii="Times New Roman" w:hAnsi="Times New Roman"/>
          <w:color w:val="000000" w:themeColor="text1"/>
          <w:sz w:val="20"/>
          <w:szCs w:val="20"/>
        </w:rPr>
        <w:t>ria</w:t>
      </w:r>
      <w:r w:rsidR="00836933">
        <w:rPr>
          <w:rFonts w:ascii="Times New Roman" w:hAnsi="Times New Roman"/>
          <w:color w:val="000000" w:themeColor="text1"/>
          <w:sz w:val="20"/>
          <w:szCs w:val="20"/>
        </w:rPr>
        <w:t>)</w:t>
      </w:r>
      <w:r w:rsidR="00487B46" w:rsidRPr="00487B46">
        <w:rPr>
          <w:rFonts w:ascii="Times New Roman" w:hAnsi="Times New Roman"/>
          <w:color w:val="000000" w:themeColor="text1"/>
          <w:sz w:val="20"/>
          <w:szCs w:val="20"/>
        </w:rPr>
        <w:t xml:space="preserve"> </w:t>
      </w:r>
      <w:r w:rsidR="007946CF" w:rsidRPr="00487B46">
        <w:rPr>
          <w:rFonts w:ascii="Times New Roman" w:hAnsi="Times New Roman"/>
          <w:color w:val="000000" w:themeColor="text1"/>
          <w:sz w:val="20"/>
          <w:szCs w:val="20"/>
        </w:rPr>
        <w:t xml:space="preserve">worked </w:t>
      </w:r>
      <w:r w:rsidR="007946CF" w:rsidRPr="007946CF">
        <w:rPr>
          <w:rFonts w:ascii="Times New Roman" w:hAnsi="Times New Roman"/>
          <w:sz w:val="20"/>
          <w:szCs w:val="20"/>
        </w:rPr>
        <w:t>as a secretary in the YMCA office until it closed in 1918</w:t>
      </w:r>
      <w:r w:rsidR="00487B46">
        <w:rPr>
          <w:rFonts w:ascii="Times New Roman" w:hAnsi="Times New Roman"/>
          <w:sz w:val="20"/>
          <w:szCs w:val="20"/>
        </w:rPr>
        <w:t>; s</w:t>
      </w:r>
      <w:r w:rsidR="007946CF" w:rsidRPr="007946CF">
        <w:rPr>
          <w:rFonts w:ascii="Times New Roman" w:hAnsi="Times New Roman"/>
          <w:sz w:val="20"/>
          <w:szCs w:val="20"/>
        </w:rPr>
        <w:t>he was imprisoned with</w:t>
      </w:r>
      <w:r w:rsidR="007946CF">
        <w:rPr>
          <w:rFonts w:ascii="Times New Roman" w:hAnsi="Times New Roman"/>
          <w:sz w:val="20"/>
          <w:szCs w:val="20"/>
        </w:rPr>
        <w:t xml:space="preserve"> </w:t>
      </w:r>
      <w:r w:rsidR="007946CF" w:rsidRPr="007946CF">
        <w:rPr>
          <w:rFonts w:ascii="Times New Roman" w:hAnsi="Times New Roman"/>
          <w:sz w:val="20"/>
          <w:szCs w:val="20"/>
        </w:rPr>
        <w:t>Anderson and other Russian secretaries for a few days</w:t>
      </w:r>
      <w:r w:rsidR="009A74D7">
        <w:rPr>
          <w:rFonts w:ascii="Times New Roman" w:hAnsi="Times New Roman"/>
          <w:sz w:val="20"/>
          <w:szCs w:val="20"/>
        </w:rPr>
        <w:t>.</w:t>
      </w:r>
    </w:p>
  </w:footnote>
  <w:footnote w:id="10">
    <w:p w14:paraId="7A5A593A" w14:textId="0E19CB4D" w:rsidR="0041420C" w:rsidRPr="005F7D05" w:rsidRDefault="0041420C" w:rsidP="00A2064D">
      <w:pPr>
        <w:contextualSpacing/>
        <w:rPr>
          <w:rFonts w:ascii="Times New Roman" w:hAnsi="Times New Roman" w:cs="Times New Roman"/>
          <w:sz w:val="20"/>
          <w:szCs w:val="20"/>
        </w:rPr>
      </w:pPr>
      <w:r w:rsidRPr="007946CF">
        <w:rPr>
          <w:rStyle w:val="FootnoteReference"/>
          <w:rFonts w:ascii="Times New Roman" w:hAnsi="Times New Roman" w:cs="Times New Roman"/>
          <w:color w:val="000000" w:themeColor="text1"/>
          <w:sz w:val="20"/>
          <w:szCs w:val="20"/>
        </w:rPr>
        <w:footnoteRef/>
      </w:r>
      <w:r w:rsidRPr="007946CF">
        <w:rPr>
          <w:rFonts w:ascii="Times New Roman" w:hAnsi="Times New Roman" w:cs="Times New Roman"/>
          <w:color w:val="000000" w:themeColor="text1"/>
          <w:sz w:val="20"/>
          <w:szCs w:val="20"/>
        </w:rPr>
        <w:t xml:space="preserve"> </w:t>
      </w:r>
      <w:r w:rsidRPr="007946CF">
        <w:rPr>
          <w:rFonts w:ascii="Times New Roman" w:eastAsia="Times New Roman" w:hAnsi="Times New Roman" w:cs="Times New Roman"/>
          <w:color w:val="000000" w:themeColor="text1"/>
          <w:sz w:val="20"/>
          <w:szCs w:val="20"/>
        </w:rPr>
        <w:t>Paul B. Anderson, letter to his mother, October 10, 1920</w:t>
      </w:r>
      <w:r w:rsidR="00B82A78">
        <w:rPr>
          <w:rFonts w:ascii="Times New Roman" w:eastAsia="Times New Roman" w:hAnsi="Times New Roman" w:cs="Times New Roman"/>
          <w:color w:val="000000" w:themeColor="text1"/>
          <w:sz w:val="20"/>
          <w:szCs w:val="20"/>
        </w:rPr>
        <w:t xml:space="preserve">, </w:t>
      </w:r>
      <w:r w:rsidR="00A2064D" w:rsidRPr="007946CF">
        <w:rPr>
          <w:rFonts w:ascii="Times New Roman" w:eastAsia="Times New Roman" w:hAnsi="Times New Roman" w:cs="Times New Roman"/>
          <w:color w:val="000000" w:themeColor="text1"/>
          <w:sz w:val="20"/>
          <w:szCs w:val="20"/>
        </w:rPr>
        <w:t>1</w:t>
      </w:r>
      <w:r w:rsidR="00066255">
        <w:rPr>
          <w:rFonts w:ascii="Times New Roman" w:eastAsia="Times New Roman" w:hAnsi="Times New Roman" w:cs="Times New Roman"/>
          <w:color w:val="000000" w:themeColor="text1"/>
          <w:sz w:val="20"/>
          <w:szCs w:val="20"/>
        </w:rPr>
        <w:t>–</w:t>
      </w:r>
      <w:r w:rsidR="00A2064D" w:rsidRPr="007946CF">
        <w:rPr>
          <w:rFonts w:ascii="Times New Roman" w:eastAsia="Times New Roman" w:hAnsi="Times New Roman" w:cs="Times New Roman"/>
          <w:color w:val="000000" w:themeColor="text1"/>
          <w:sz w:val="20"/>
          <w:szCs w:val="20"/>
        </w:rPr>
        <w:t>3</w:t>
      </w:r>
      <w:r w:rsidR="006063E3">
        <w:rPr>
          <w:rFonts w:ascii="Times New Roman" w:eastAsia="Times New Roman" w:hAnsi="Times New Roman" w:cs="Times New Roman"/>
          <w:color w:val="000000" w:themeColor="text1"/>
          <w:sz w:val="20"/>
          <w:szCs w:val="20"/>
        </w:rPr>
        <w:t xml:space="preserve"> (</w:t>
      </w:r>
      <w:r w:rsidR="00B82A78" w:rsidRPr="00952DDE">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D21842">
        <w:rPr>
          <w:rFonts w:ascii="Times New Roman" w:hAnsi="Times New Roman" w:cs="Times New Roman"/>
          <w:sz w:val="20"/>
          <w:szCs w:val="20"/>
        </w:rPr>
        <w:t>. T</w:t>
      </w:r>
      <w:r w:rsidR="00533DBE" w:rsidRPr="00763132">
        <w:rPr>
          <w:rFonts w:ascii="Times New Roman" w:hAnsi="Times New Roman" w:cs="Times New Roman"/>
          <w:sz w:val="20"/>
          <w:szCs w:val="20"/>
        </w:rPr>
        <w:t>wo key overview documents for the study of the YMCA Russian work are [International Survey Committee], “Survey of North American YMCA Service to Russians in Europe” [1930]</w:t>
      </w:r>
      <w:r w:rsidR="001228EF">
        <w:rPr>
          <w:rFonts w:ascii="Times New Roman" w:hAnsi="Times New Roman" w:cs="Times New Roman"/>
          <w:sz w:val="20"/>
          <w:szCs w:val="20"/>
        </w:rPr>
        <w:t xml:space="preserve">, </w:t>
      </w:r>
      <w:r w:rsidR="00533DBE" w:rsidRPr="00763132">
        <w:rPr>
          <w:rFonts w:ascii="Times New Roman" w:hAnsi="Times New Roman" w:cs="Times New Roman"/>
          <w:sz w:val="20"/>
          <w:szCs w:val="20"/>
        </w:rPr>
        <w:t>Russia</w:t>
      </w:r>
      <w:r w:rsidR="001228EF">
        <w:rPr>
          <w:rFonts w:ascii="Times New Roman" w:hAnsi="Times New Roman" w:cs="Times New Roman"/>
          <w:sz w:val="20"/>
          <w:szCs w:val="20"/>
        </w:rPr>
        <w:t xml:space="preserve">, </w:t>
      </w:r>
      <w:r w:rsidR="00533DBE" w:rsidRPr="00763132">
        <w:rPr>
          <w:rFonts w:ascii="Times New Roman" w:hAnsi="Times New Roman" w:cs="Times New Roman"/>
          <w:sz w:val="20"/>
          <w:szCs w:val="20"/>
        </w:rPr>
        <w:t>International Survey – 1930, Romania, Russia, South Africa, Box 12</w:t>
      </w:r>
      <w:r w:rsidR="001228EF">
        <w:rPr>
          <w:rFonts w:ascii="Times New Roman" w:hAnsi="Times New Roman" w:cs="Times New Roman"/>
          <w:sz w:val="20"/>
          <w:szCs w:val="20"/>
        </w:rPr>
        <w:t>,</w:t>
      </w:r>
      <w:r w:rsidR="00533DBE" w:rsidRPr="00763132">
        <w:rPr>
          <w:rFonts w:ascii="Times New Roman" w:hAnsi="Times New Roman" w:cs="Times New Roman"/>
          <w:sz w:val="20"/>
          <w:szCs w:val="20"/>
        </w:rPr>
        <w:t xml:space="preserve"> KFYA; and </w:t>
      </w:r>
      <w:r w:rsidR="00D21842" w:rsidRPr="00763132">
        <w:rPr>
          <w:rFonts w:ascii="Times New Roman" w:hAnsi="Times New Roman" w:cs="Times New Roman"/>
          <w:sz w:val="20"/>
          <w:szCs w:val="20"/>
        </w:rPr>
        <w:t>Paul B. Anderson</w:t>
      </w:r>
      <w:r w:rsidR="00D21842">
        <w:rPr>
          <w:rFonts w:ascii="Times New Roman" w:hAnsi="Times New Roman" w:cs="Times New Roman"/>
          <w:sz w:val="20"/>
          <w:szCs w:val="20"/>
        </w:rPr>
        <w:t xml:space="preserve">, </w:t>
      </w:r>
      <w:r w:rsidR="00533DBE" w:rsidRPr="00763132">
        <w:rPr>
          <w:rFonts w:ascii="Times New Roman" w:hAnsi="Times New Roman" w:cs="Times New Roman"/>
          <w:sz w:val="20"/>
          <w:szCs w:val="20"/>
        </w:rPr>
        <w:t>“YMCA Russian Work</w:t>
      </w:r>
      <w:r w:rsidR="00D21842">
        <w:rPr>
          <w:rFonts w:ascii="Times New Roman" w:hAnsi="Times New Roman" w:cs="Times New Roman"/>
          <w:sz w:val="20"/>
          <w:szCs w:val="20"/>
        </w:rPr>
        <w:t>,” i</w:t>
      </w:r>
      <w:r w:rsidR="00533DBE" w:rsidRPr="00763132">
        <w:rPr>
          <w:rFonts w:ascii="Times New Roman" w:hAnsi="Times New Roman" w:cs="Times New Roman"/>
          <w:sz w:val="20"/>
          <w:szCs w:val="20"/>
        </w:rPr>
        <w:t xml:space="preserve">nterview with </w:t>
      </w:r>
      <w:r w:rsidR="00D21842" w:rsidRPr="00763132">
        <w:rPr>
          <w:rFonts w:ascii="Times New Roman" w:hAnsi="Times New Roman" w:cs="Times New Roman"/>
          <w:sz w:val="20"/>
          <w:szCs w:val="20"/>
        </w:rPr>
        <w:t>D</w:t>
      </w:r>
      <w:r w:rsidR="000C4056">
        <w:rPr>
          <w:rFonts w:ascii="Times New Roman" w:hAnsi="Times New Roman" w:cs="Times New Roman"/>
          <w:sz w:val="20"/>
          <w:szCs w:val="20"/>
        </w:rPr>
        <w:t>onald</w:t>
      </w:r>
      <w:r w:rsidR="00D21842" w:rsidRPr="00763132">
        <w:rPr>
          <w:rFonts w:ascii="Times New Roman" w:hAnsi="Times New Roman" w:cs="Times New Roman"/>
          <w:sz w:val="20"/>
          <w:szCs w:val="20"/>
        </w:rPr>
        <w:t xml:space="preserve"> E. Davis</w:t>
      </w:r>
      <w:r w:rsidR="00533DBE" w:rsidRPr="00763132">
        <w:rPr>
          <w:rFonts w:ascii="Times New Roman" w:hAnsi="Times New Roman" w:cs="Times New Roman"/>
          <w:sz w:val="20"/>
          <w:szCs w:val="20"/>
        </w:rPr>
        <w:t>, September 9, 1971</w:t>
      </w:r>
      <w:r w:rsidR="001228EF">
        <w:rPr>
          <w:rFonts w:ascii="Times New Roman" w:hAnsi="Times New Roman" w:cs="Times New Roman"/>
          <w:sz w:val="20"/>
          <w:szCs w:val="20"/>
        </w:rPr>
        <w:t xml:space="preserve">, </w:t>
      </w:r>
      <w:r w:rsidR="00533DBE" w:rsidRPr="00763132">
        <w:rPr>
          <w:rFonts w:ascii="Times New Roman" w:hAnsi="Times New Roman" w:cs="Times New Roman"/>
          <w:sz w:val="20"/>
          <w:szCs w:val="20"/>
        </w:rPr>
        <w:t>Russian Work, Restricted, General, Personal Accounts</w:t>
      </w:r>
      <w:r w:rsidR="001228EF">
        <w:rPr>
          <w:rFonts w:ascii="Times New Roman" w:hAnsi="Times New Roman" w:cs="Times New Roman"/>
          <w:sz w:val="20"/>
          <w:szCs w:val="20"/>
        </w:rPr>
        <w:t xml:space="preserve">, </w:t>
      </w:r>
      <w:r w:rsidR="00533DBE" w:rsidRPr="00763132">
        <w:rPr>
          <w:rFonts w:ascii="Times New Roman" w:hAnsi="Times New Roman" w:cs="Times New Roman"/>
          <w:sz w:val="20"/>
          <w:szCs w:val="20"/>
        </w:rPr>
        <w:t>KFYA.</w:t>
      </w:r>
    </w:p>
  </w:footnote>
  <w:footnote w:id="11">
    <w:p w14:paraId="443DFAEF" w14:textId="3DDECBF9" w:rsidR="00A2064D" w:rsidRPr="004629A2" w:rsidRDefault="00A2064D" w:rsidP="00A2064D">
      <w:pPr>
        <w:rPr>
          <w:rFonts w:ascii="Times New Roman" w:eastAsia="Times New Roman" w:hAnsi="Times New Roman" w:cs="Times New Roman"/>
          <w:b/>
          <w:bCs/>
          <w:color w:val="000000" w:themeColor="text1"/>
          <w:sz w:val="20"/>
          <w:szCs w:val="20"/>
        </w:rPr>
      </w:pPr>
      <w:r w:rsidRPr="004629A2">
        <w:rPr>
          <w:rStyle w:val="FootnoteReference"/>
          <w:rFonts w:ascii="Times New Roman" w:hAnsi="Times New Roman" w:cs="Times New Roman"/>
          <w:sz w:val="20"/>
          <w:szCs w:val="20"/>
        </w:rPr>
        <w:footnoteRef/>
      </w:r>
      <w:r w:rsidRPr="004629A2">
        <w:rPr>
          <w:rFonts w:ascii="Times New Roman" w:hAnsi="Times New Roman" w:cs="Times New Roman"/>
          <w:sz w:val="20"/>
          <w:szCs w:val="20"/>
        </w:rPr>
        <w:t xml:space="preserve"> </w:t>
      </w:r>
      <w:r w:rsidRPr="004629A2">
        <w:rPr>
          <w:rFonts w:ascii="Times New Roman" w:eastAsia="Times New Roman" w:hAnsi="Times New Roman" w:cs="Times New Roman"/>
          <w:color w:val="000000" w:themeColor="text1"/>
          <w:sz w:val="20"/>
          <w:szCs w:val="20"/>
        </w:rPr>
        <w:t>Paul B. Anderson, letter to his mother, October 10, 1920</w:t>
      </w:r>
      <w:r w:rsidR="00B82A78">
        <w:rPr>
          <w:rFonts w:ascii="Times New Roman" w:eastAsia="Times New Roman" w:hAnsi="Times New Roman" w:cs="Times New Roman"/>
          <w:color w:val="000000" w:themeColor="text1"/>
          <w:sz w:val="20"/>
          <w:szCs w:val="20"/>
        </w:rPr>
        <w:t xml:space="preserve">, </w:t>
      </w:r>
      <w:r w:rsidRPr="004629A2">
        <w:rPr>
          <w:rFonts w:ascii="Times New Roman" w:eastAsia="Times New Roman" w:hAnsi="Times New Roman" w:cs="Times New Roman"/>
          <w:color w:val="000000" w:themeColor="text1"/>
          <w:sz w:val="20"/>
          <w:szCs w:val="20"/>
        </w:rPr>
        <w:t>4</w:t>
      </w:r>
      <w:r w:rsidR="006063E3">
        <w:rPr>
          <w:rFonts w:ascii="Times New Roman" w:eastAsia="Times New Roman" w:hAnsi="Times New Roman" w:cs="Times New Roman"/>
          <w:color w:val="000000" w:themeColor="text1"/>
          <w:sz w:val="20"/>
          <w:szCs w:val="20"/>
        </w:rPr>
        <w:t xml:space="preserve"> (</w:t>
      </w:r>
      <w:r w:rsidR="00B82A78" w:rsidRPr="00952DDE">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B82A78">
        <w:rPr>
          <w:rFonts w:ascii="Times New Roman" w:hAnsi="Times New Roman" w:cs="Times New Roman"/>
          <w:color w:val="000000" w:themeColor="text1"/>
          <w:sz w:val="20"/>
          <w:szCs w:val="20"/>
        </w:rPr>
        <w:t>.</w:t>
      </w:r>
    </w:p>
  </w:footnote>
  <w:footnote w:id="12">
    <w:p w14:paraId="1B23AC54" w14:textId="7D188099" w:rsidR="004629A2" w:rsidRPr="00857B99" w:rsidRDefault="004629A2" w:rsidP="00857B99">
      <w:pPr>
        <w:autoSpaceDE w:val="0"/>
        <w:autoSpaceDN w:val="0"/>
        <w:adjustRightInd w:val="0"/>
        <w:contextualSpacing/>
        <w:rPr>
          <w:rFonts w:ascii="Times New Roman" w:hAnsi="Times New Roman" w:cs="Times New Roman"/>
          <w:color w:val="000000"/>
          <w:sz w:val="20"/>
          <w:szCs w:val="20"/>
        </w:rPr>
      </w:pPr>
      <w:r w:rsidRPr="004629A2">
        <w:rPr>
          <w:rStyle w:val="FootnoteReference"/>
          <w:rFonts w:ascii="Times New Roman" w:hAnsi="Times New Roman" w:cs="Times New Roman"/>
          <w:sz w:val="20"/>
          <w:szCs w:val="20"/>
        </w:rPr>
        <w:footnoteRef/>
      </w:r>
      <w:r w:rsidRPr="004629A2">
        <w:rPr>
          <w:rFonts w:ascii="Times New Roman" w:hAnsi="Times New Roman" w:cs="Times New Roman"/>
          <w:sz w:val="20"/>
          <w:szCs w:val="20"/>
        </w:rPr>
        <w:t xml:space="preserve"> </w:t>
      </w:r>
      <w:r w:rsidRPr="004629A2">
        <w:rPr>
          <w:rFonts w:ascii="Times New Roman" w:hAnsi="Times New Roman" w:cs="Times New Roman"/>
          <w:color w:val="000000"/>
          <w:sz w:val="20"/>
          <w:szCs w:val="20"/>
        </w:rPr>
        <w:t xml:space="preserve">Donald E. Davis, </w:t>
      </w:r>
      <w:r w:rsidRPr="004629A2">
        <w:rPr>
          <w:rFonts w:ascii="Times New Roman" w:hAnsi="Times New Roman" w:cs="Times New Roman"/>
          <w:sz w:val="20"/>
          <w:szCs w:val="20"/>
        </w:rPr>
        <w:t xml:space="preserve">“The American YMCA and the Russian Emigration,” </w:t>
      </w:r>
      <w:r w:rsidRPr="004629A2">
        <w:rPr>
          <w:rFonts w:ascii="Times New Roman" w:hAnsi="Times New Roman" w:cs="Times New Roman"/>
          <w:i/>
          <w:sz w:val="20"/>
          <w:szCs w:val="20"/>
        </w:rPr>
        <w:t>Sobornost</w:t>
      </w:r>
      <w:r w:rsidRPr="004629A2">
        <w:rPr>
          <w:rFonts w:ascii="Times New Roman" w:hAnsi="Times New Roman" w:cs="Times New Roman"/>
          <w:sz w:val="20"/>
          <w:szCs w:val="20"/>
        </w:rPr>
        <w:t xml:space="preserve"> 9 (1987): 24, </w:t>
      </w:r>
      <w:r w:rsidRPr="004629A2">
        <w:rPr>
          <w:rFonts w:ascii="Times New Roman" w:hAnsi="Times New Roman" w:cs="Times New Roman"/>
          <w:color w:val="000000"/>
          <w:sz w:val="20"/>
          <w:szCs w:val="20"/>
        </w:rPr>
        <w:t>28.</w:t>
      </w:r>
    </w:p>
  </w:footnote>
  <w:footnote w:id="13">
    <w:p w14:paraId="270A7126" w14:textId="204FDFF9" w:rsidR="00BA7687" w:rsidRPr="004E15EF" w:rsidRDefault="00BA7687">
      <w:pPr>
        <w:pStyle w:val="FootnoteText"/>
        <w:contextualSpacing/>
        <w:rPr>
          <w:rFonts w:ascii="Times New Roman" w:hAnsi="Times New Roman"/>
          <w:color w:val="000000" w:themeColor="text1"/>
        </w:rPr>
      </w:pPr>
      <w:r w:rsidRPr="004E15EF">
        <w:rPr>
          <w:rStyle w:val="FootnoteReference"/>
          <w:rFonts w:ascii="Times New Roman" w:hAnsi="Times New Roman"/>
          <w:color w:val="000000" w:themeColor="text1"/>
        </w:rPr>
        <w:footnoteRef/>
      </w:r>
      <w:r w:rsidRPr="004E15EF">
        <w:rPr>
          <w:rFonts w:ascii="Times New Roman" w:hAnsi="Times New Roman"/>
          <w:color w:val="000000" w:themeColor="text1"/>
        </w:rPr>
        <w:t xml:space="preserve"> </w:t>
      </w:r>
      <w:r w:rsidR="008140BA" w:rsidRPr="004E4DCD">
        <w:rPr>
          <w:rFonts w:ascii="Times New Roman" w:hAnsi="Times New Roman"/>
          <w:color w:val="000000" w:themeColor="text1"/>
        </w:rPr>
        <w:t>Anderson, “No East or West,”</w:t>
      </w:r>
      <w:r w:rsidR="008140BA">
        <w:rPr>
          <w:rFonts w:ascii="Times New Roman" w:hAnsi="Times New Roman"/>
          <w:color w:val="000000" w:themeColor="text1"/>
        </w:rPr>
        <w:t xml:space="preserve"> </w:t>
      </w:r>
      <w:r w:rsidRPr="004E15EF">
        <w:rPr>
          <w:rFonts w:ascii="Times New Roman" w:hAnsi="Times New Roman"/>
          <w:color w:val="000000" w:themeColor="text1"/>
        </w:rPr>
        <w:t>94, 98</w:t>
      </w:r>
      <w:r w:rsidR="00066255">
        <w:rPr>
          <w:rFonts w:ascii="Times New Roman" w:hAnsi="Times New Roman"/>
          <w:color w:val="000000" w:themeColor="text1"/>
        </w:rPr>
        <w:t>–</w:t>
      </w:r>
      <w:r w:rsidRPr="004E15EF">
        <w:rPr>
          <w:rFonts w:ascii="Times New Roman" w:hAnsi="Times New Roman"/>
          <w:color w:val="000000" w:themeColor="text1"/>
        </w:rPr>
        <w:t>99.</w:t>
      </w:r>
    </w:p>
  </w:footnote>
  <w:footnote w:id="14">
    <w:p w14:paraId="7C787A88" w14:textId="24E6B9CB" w:rsidR="00BA7687" w:rsidRPr="004E15EF" w:rsidRDefault="00BA7687" w:rsidP="00B70CE0">
      <w:pPr>
        <w:autoSpaceDE w:val="0"/>
        <w:autoSpaceDN w:val="0"/>
        <w:adjustRightInd w:val="0"/>
        <w:contextualSpacing/>
        <w:rPr>
          <w:rFonts w:ascii="Times New Roman" w:hAnsi="Times New Roman" w:cs="Times New Roman"/>
          <w:color w:val="000000" w:themeColor="text1"/>
          <w:sz w:val="20"/>
          <w:szCs w:val="20"/>
        </w:rPr>
      </w:pPr>
      <w:r w:rsidRPr="00846028">
        <w:rPr>
          <w:rStyle w:val="FootnoteReference"/>
          <w:rFonts w:ascii="Times New Roman" w:hAnsi="Times New Roman" w:cs="Times New Roman"/>
          <w:color w:val="000000" w:themeColor="text1"/>
          <w:sz w:val="20"/>
          <w:szCs w:val="20"/>
        </w:rPr>
        <w:footnoteRef/>
      </w:r>
      <w:r w:rsidRPr="00846028">
        <w:rPr>
          <w:rFonts w:ascii="Times New Roman" w:hAnsi="Times New Roman" w:cs="Times New Roman"/>
          <w:color w:val="000000" w:themeColor="text1"/>
          <w:sz w:val="20"/>
          <w:szCs w:val="20"/>
        </w:rPr>
        <w:t xml:space="preserve"> </w:t>
      </w:r>
      <w:r w:rsidR="00846028" w:rsidRPr="00846028">
        <w:rPr>
          <w:rFonts w:ascii="Times New Roman" w:hAnsi="Times New Roman"/>
          <w:color w:val="000000" w:themeColor="text1"/>
          <w:sz w:val="20"/>
          <w:szCs w:val="20"/>
        </w:rPr>
        <w:t xml:space="preserve">Paul B. Anderson </w:t>
      </w:r>
      <w:r w:rsidR="001F04C7">
        <w:rPr>
          <w:rFonts w:ascii="Times New Roman" w:hAnsi="Times New Roman"/>
          <w:color w:val="000000" w:themeColor="text1"/>
          <w:sz w:val="20"/>
          <w:szCs w:val="20"/>
        </w:rPr>
        <w:t xml:space="preserve">letter </w:t>
      </w:r>
      <w:r w:rsidRPr="00846028">
        <w:rPr>
          <w:rFonts w:ascii="Times New Roman" w:hAnsi="Times New Roman" w:cs="Times New Roman"/>
          <w:color w:val="000000" w:themeColor="text1"/>
          <w:sz w:val="20"/>
          <w:szCs w:val="20"/>
        </w:rPr>
        <w:t>to Berta, March 31, 1921</w:t>
      </w:r>
      <w:r w:rsidR="00B82A78" w:rsidRPr="00846028">
        <w:rPr>
          <w:rFonts w:ascii="Times New Roman" w:hAnsi="Times New Roman" w:cs="Times New Roman"/>
          <w:color w:val="000000" w:themeColor="text1"/>
          <w:sz w:val="20"/>
          <w:szCs w:val="20"/>
        </w:rPr>
        <w:t xml:space="preserve">, </w:t>
      </w:r>
      <w:r w:rsidRPr="00846028">
        <w:rPr>
          <w:rFonts w:ascii="Times New Roman" w:hAnsi="Times New Roman" w:cs="Times New Roman"/>
          <w:color w:val="000000" w:themeColor="text1"/>
          <w:sz w:val="20"/>
          <w:szCs w:val="20"/>
        </w:rPr>
        <w:t>1</w:t>
      </w:r>
      <w:r w:rsidR="00066255">
        <w:rPr>
          <w:rFonts w:ascii="Times New Roman" w:hAnsi="Times New Roman" w:cs="Times New Roman"/>
          <w:color w:val="000000" w:themeColor="text1"/>
          <w:sz w:val="20"/>
          <w:szCs w:val="20"/>
        </w:rPr>
        <w:t>–</w:t>
      </w:r>
      <w:r w:rsidRPr="00846028">
        <w:rPr>
          <w:rFonts w:ascii="Times New Roman" w:hAnsi="Times New Roman" w:cs="Times New Roman"/>
          <w:color w:val="000000" w:themeColor="text1"/>
          <w:sz w:val="20"/>
          <w:szCs w:val="20"/>
        </w:rPr>
        <w:t>3</w:t>
      </w:r>
      <w:r w:rsidR="0039639F">
        <w:rPr>
          <w:rFonts w:ascii="Times New Roman" w:hAnsi="Times New Roman" w:cs="Times New Roman"/>
          <w:color w:val="000000" w:themeColor="text1"/>
          <w:sz w:val="20"/>
          <w:szCs w:val="20"/>
        </w:rPr>
        <w:t xml:space="preserve">, </w:t>
      </w:r>
      <w:r w:rsidR="00B82A78" w:rsidRPr="00846028">
        <w:rPr>
          <w:rFonts w:ascii="Times New Roman" w:hAnsi="Times New Roman" w:cs="Times New Roman"/>
          <w:color w:val="000000" w:themeColor="text1"/>
          <w:sz w:val="20"/>
          <w:szCs w:val="20"/>
        </w:rPr>
        <w:t>PBAFP KFYA</w:t>
      </w:r>
      <w:r w:rsidR="0039639F">
        <w:rPr>
          <w:rFonts w:ascii="Times New Roman" w:hAnsi="Times New Roman" w:cs="Times New Roman"/>
          <w:color w:val="000000" w:themeColor="text1"/>
          <w:sz w:val="20"/>
          <w:szCs w:val="20"/>
        </w:rPr>
        <w:t>. F</w:t>
      </w:r>
      <w:r w:rsidR="00B70CE0" w:rsidRPr="00846028">
        <w:rPr>
          <w:rFonts w:ascii="Times New Roman" w:hAnsi="Times New Roman" w:cs="Times New Roman"/>
          <w:color w:val="000000" w:themeColor="text1"/>
          <w:sz w:val="20"/>
          <w:szCs w:val="20"/>
        </w:rPr>
        <w:t>or reflections on the</w:t>
      </w:r>
      <w:r w:rsidR="00B70CE0" w:rsidRPr="004E15EF">
        <w:rPr>
          <w:rFonts w:ascii="Times New Roman" w:hAnsi="Times New Roman" w:cs="Times New Roman"/>
          <w:color w:val="000000" w:themeColor="text1"/>
          <w:sz w:val="20"/>
          <w:szCs w:val="20"/>
        </w:rPr>
        <w:t xml:space="preserve"> motivations and outcomes of the YMCA’s work in Poland during this period, see: </w:t>
      </w:r>
      <w:proofErr w:type="spellStart"/>
      <w:r w:rsidR="00B70CE0" w:rsidRPr="004E15EF">
        <w:rPr>
          <w:rFonts w:ascii="Times New Roman" w:hAnsi="Times New Roman" w:cs="Times New Roman"/>
          <w:color w:val="000000" w:themeColor="text1"/>
          <w:sz w:val="20"/>
          <w:szCs w:val="20"/>
        </w:rPr>
        <w:t>Sylwia</w:t>
      </w:r>
      <w:proofErr w:type="spellEnd"/>
      <w:r w:rsidR="00B70CE0" w:rsidRPr="004E15EF">
        <w:rPr>
          <w:rFonts w:ascii="Times New Roman" w:hAnsi="Times New Roman" w:cs="Times New Roman"/>
          <w:color w:val="000000" w:themeColor="text1"/>
          <w:sz w:val="20"/>
          <w:szCs w:val="20"/>
        </w:rPr>
        <w:t xml:space="preserve"> </w:t>
      </w:r>
      <w:proofErr w:type="spellStart"/>
      <w:r w:rsidR="00B70CE0" w:rsidRPr="004E15EF">
        <w:rPr>
          <w:rFonts w:ascii="Times New Roman" w:hAnsi="Times New Roman" w:cs="Times New Roman"/>
          <w:color w:val="000000" w:themeColor="text1"/>
          <w:sz w:val="20"/>
          <w:szCs w:val="20"/>
        </w:rPr>
        <w:t>Kuźma-Markowska</w:t>
      </w:r>
      <w:proofErr w:type="spellEnd"/>
      <w:r w:rsidR="00B70CE0" w:rsidRPr="004E15EF">
        <w:rPr>
          <w:rFonts w:ascii="Times New Roman" w:hAnsi="Times New Roman" w:cs="Times New Roman"/>
          <w:color w:val="000000" w:themeColor="text1"/>
          <w:sz w:val="20"/>
          <w:szCs w:val="20"/>
        </w:rPr>
        <w:t xml:space="preserve">, “Railroad Workers, Civilization and Communism: The Young Men’s Christian Association on the Interwar Polish Frontier,” </w:t>
      </w:r>
      <w:r w:rsidR="00B70CE0" w:rsidRPr="004E15EF">
        <w:rPr>
          <w:rFonts w:ascii="Times New Roman" w:hAnsi="Times New Roman" w:cs="Times New Roman"/>
          <w:i/>
          <w:iCs/>
          <w:color w:val="000000" w:themeColor="text1"/>
          <w:sz w:val="20"/>
          <w:szCs w:val="20"/>
        </w:rPr>
        <w:t>European Journal of American Studies</w:t>
      </w:r>
      <w:r w:rsidR="00B70CE0" w:rsidRPr="004E15EF">
        <w:rPr>
          <w:rFonts w:ascii="Times New Roman" w:hAnsi="Times New Roman" w:cs="Times New Roman"/>
          <w:color w:val="000000" w:themeColor="text1"/>
          <w:sz w:val="20"/>
          <w:szCs w:val="20"/>
        </w:rPr>
        <w:t xml:space="preserve"> 13:3 (2018),</w:t>
      </w:r>
      <w:r w:rsidR="00385CC9" w:rsidRPr="004E15EF">
        <w:rPr>
          <w:rFonts w:ascii="Times New Roman" w:hAnsi="Times New Roman" w:cs="Times New Roman"/>
          <w:color w:val="000000" w:themeColor="text1"/>
          <w:sz w:val="20"/>
          <w:szCs w:val="20"/>
        </w:rPr>
        <w:t xml:space="preserve"> </w:t>
      </w:r>
      <w:hyperlink r:id="rId1" w:history="1">
        <w:r w:rsidR="00385CC9" w:rsidRPr="004E15EF">
          <w:rPr>
            <w:rStyle w:val="Hyperlink"/>
            <w:rFonts w:ascii="Times New Roman" w:hAnsi="Times New Roman" w:cs="Times New Roman"/>
            <w:sz w:val="20"/>
            <w:szCs w:val="20"/>
          </w:rPr>
          <w:t>http://journals.openedition.org/ejas/13718</w:t>
        </w:r>
      </w:hyperlink>
      <w:r w:rsidR="00385CC9" w:rsidRPr="004E15EF">
        <w:rPr>
          <w:rFonts w:ascii="Times New Roman" w:hAnsi="Times New Roman" w:cs="Times New Roman"/>
          <w:color w:val="000000" w:themeColor="text1"/>
          <w:sz w:val="20"/>
          <w:szCs w:val="20"/>
        </w:rPr>
        <w:t xml:space="preserve">, </w:t>
      </w:r>
      <w:r w:rsidR="00B70CE0" w:rsidRPr="004E15EF">
        <w:rPr>
          <w:rFonts w:ascii="Times New Roman" w:hAnsi="Times New Roman" w:cs="Times New Roman"/>
          <w:color w:val="000000" w:themeColor="text1"/>
          <w:sz w:val="20"/>
          <w:szCs w:val="20"/>
        </w:rPr>
        <w:t>DOI: 10.4000/ejas.13718</w:t>
      </w:r>
      <w:ins w:id="0" w:author="Evelyn Heath" w:date="2025-12-12T15:19:00Z">
        <w:r w:rsidR="002842A3">
          <w:rPr>
            <w:rFonts w:ascii="Times New Roman" w:hAnsi="Times New Roman" w:cs="Times New Roman"/>
            <w:color w:val="000000" w:themeColor="text1"/>
            <w:sz w:val="20"/>
            <w:szCs w:val="20"/>
          </w:rPr>
          <w:t>.</w:t>
        </w:r>
      </w:ins>
    </w:p>
  </w:footnote>
  <w:footnote w:id="15">
    <w:p w14:paraId="62031AD2" w14:textId="29F471B1" w:rsidR="00151C68" w:rsidRPr="001D5BD4" w:rsidRDefault="0053310B" w:rsidP="00151C68">
      <w:pPr>
        <w:autoSpaceDE w:val="0"/>
        <w:autoSpaceDN w:val="0"/>
        <w:adjustRightInd w:val="0"/>
        <w:rPr>
          <w:rFonts w:ascii="Times New Roman" w:hAnsi="Times New Roman" w:cs="Times New Roman"/>
          <w:sz w:val="20"/>
          <w:szCs w:val="20"/>
        </w:rPr>
      </w:pPr>
      <w:r w:rsidRPr="00ED1F39">
        <w:rPr>
          <w:rStyle w:val="FootnoteReference"/>
          <w:rFonts w:ascii="Times New Roman" w:hAnsi="Times New Roman" w:cs="Times New Roman"/>
          <w:sz w:val="20"/>
          <w:szCs w:val="20"/>
        </w:rPr>
        <w:footnoteRef/>
      </w:r>
      <w:r w:rsidRPr="00ED1F39">
        <w:rPr>
          <w:rFonts w:ascii="Times New Roman" w:hAnsi="Times New Roman" w:cs="Times New Roman"/>
          <w:sz w:val="20"/>
          <w:szCs w:val="20"/>
        </w:rPr>
        <w:t xml:space="preserve"> </w:t>
      </w:r>
      <w:r w:rsidR="00ED1F39" w:rsidRPr="00ED1F39">
        <w:rPr>
          <w:rFonts w:ascii="Times New Roman" w:hAnsi="Times New Roman"/>
          <w:color w:val="000000" w:themeColor="text1"/>
          <w:sz w:val="20"/>
          <w:szCs w:val="20"/>
        </w:rPr>
        <w:t xml:space="preserve">Anderson, “No East or West,” </w:t>
      </w:r>
      <w:r w:rsidRPr="00ED1F39">
        <w:rPr>
          <w:rFonts w:ascii="Times New Roman" w:hAnsi="Times New Roman" w:cs="Times New Roman"/>
          <w:sz w:val="20"/>
          <w:szCs w:val="20"/>
        </w:rPr>
        <w:t>101</w:t>
      </w:r>
      <w:r w:rsidR="00C358B2" w:rsidRPr="00ED1F39">
        <w:rPr>
          <w:rFonts w:ascii="Times New Roman" w:hAnsi="Times New Roman" w:cs="Times New Roman"/>
          <w:sz w:val="20"/>
          <w:szCs w:val="20"/>
        </w:rPr>
        <w:t xml:space="preserve">; </w:t>
      </w:r>
      <w:r w:rsidR="00C358B2" w:rsidRPr="00ED1F39">
        <w:rPr>
          <w:rFonts w:ascii="Times New Roman" w:hAnsi="Times New Roman" w:cs="Times New Roman"/>
          <w:color w:val="000000" w:themeColor="text1"/>
          <w:sz w:val="20"/>
          <w:szCs w:val="20"/>
        </w:rPr>
        <w:t xml:space="preserve">Paul B. Anderson </w:t>
      </w:r>
      <w:r w:rsidR="001F04C7">
        <w:rPr>
          <w:rFonts w:ascii="Times New Roman" w:hAnsi="Times New Roman" w:cs="Times New Roman"/>
          <w:color w:val="000000" w:themeColor="text1"/>
          <w:sz w:val="20"/>
          <w:szCs w:val="20"/>
        </w:rPr>
        <w:t xml:space="preserve">letter </w:t>
      </w:r>
      <w:r w:rsidR="00C358B2" w:rsidRPr="00ED1F39">
        <w:rPr>
          <w:rFonts w:ascii="Times New Roman" w:hAnsi="Times New Roman" w:cs="Times New Roman"/>
          <w:color w:val="000000" w:themeColor="text1"/>
          <w:sz w:val="20"/>
          <w:szCs w:val="20"/>
        </w:rPr>
        <w:t xml:space="preserve">to Sergei </w:t>
      </w:r>
      <w:proofErr w:type="spellStart"/>
      <w:r w:rsidR="00C358B2" w:rsidRPr="00ED1F39">
        <w:rPr>
          <w:rFonts w:ascii="Times New Roman" w:hAnsi="Times New Roman" w:cs="Times New Roman"/>
          <w:color w:val="000000" w:themeColor="text1"/>
          <w:sz w:val="20"/>
          <w:szCs w:val="20"/>
        </w:rPr>
        <w:t>Grigorievitch</w:t>
      </w:r>
      <w:proofErr w:type="spellEnd"/>
      <w:r w:rsidR="00C358B2" w:rsidRPr="00ED1F39">
        <w:rPr>
          <w:rFonts w:ascii="Times New Roman" w:hAnsi="Times New Roman" w:cs="Times New Roman"/>
          <w:color w:val="000000" w:themeColor="text1"/>
          <w:sz w:val="20"/>
          <w:szCs w:val="20"/>
        </w:rPr>
        <w:t xml:space="preserve"> </w:t>
      </w:r>
      <w:proofErr w:type="spellStart"/>
      <w:r w:rsidR="00C358B2" w:rsidRPr="00ED1F39">
        <w:rPr>
          <w:rFonts w:ascii="Times New Roman" w:hAnsi="Times New Roman" w:cs="Times New Roman"/>
          <w:color w:val="000000" w:themeColor="text1"/>
          <w:sz w:val="20"/>
          <w:szCs w:val="20"/>
        </w:rPr>
        <w:t>Troubetzkoy</w:t>
      </w:r>
      <w:proofErr w:type="spellEnd"/>
      <w:r w:rsidR="00C358B2" w:rsidRPr="00ED1F39">
        <w:rPr>
          <w:rFonts w:ascii="Times New Roman" w:hAnsi="Times New Roman" w:cs="Times New Roman"/>
          <w:color w:val="000000" w:themeColor="text1"/>
          <w:sz w:val="20"/>
          <w:szCs w:val="20"/>
        </w:rPr>
        <w:t>,</w:t>
      </w:r>
      <w:r w:rsidR="00C358B2" w:rsidRPr="004E15EF">
        <w:rPr>
          <w:rFonts w:ascii="Times New Roman" w:hAnsi="Times New Roman" w:cs="Times New Roman"/>
          <w:color w:val="000000" w:themeColor="text1"/>
          <w:sz w:val="20"/>
          <w:szCs w:val="20"/>
        </w:rPr>
        <w:t xml:space="preserve"> February 6, 1975</w:t>
      </w:r>
      <w:r w:rsidR="00B82A78">
        <w:rPr>
          <w:rFonts w:ascii="Times New Roman" w:hAnsi="Times New Roman" w:cs="Times New Roman"/>
          <w:color w:val="000000" w:themeColor="text1"/>
          <w:sz w:val="20"/>
          <w:szCs w:val="20"/>
        </w:rPr>
        <w:t xml:space="preserve">, </w:t>
      </w:r>
      <w:r w:rsidR="00C358B2" w:rsidRPr="004E15EF">
        <w:rPr>
          <w:rFonts w:ascii="Times New Roman" w:hAnsi="Times New Roman" w:cs="Times New Roman"/>
          <w:color w:val="000000" w:themeColor="text1"/>
          <w:sz w:val="20"/>
          <w:szCs w:val="20"/>
        </w:rPr>
        <w:t>1</w:t>
      </w:r>
      <w:r w:rsidR="006063E3">
        <w:rPr>
          <w:rFonts w:ascii="Times New Roman" w:hAnsi="Times New Roman" w:cs="Times New Roman"/>
          <w:color w:val="000000" w:themeColor="text1"/>
          <w:sz w:val="20"/>
          <w:szCs w:val="20"/>
        </w:rPr>
        <w:t xml:space="preserve"> (</w:t>
      </w:r>
      <w:r w:rsidR="00B82A78" w:rsidRPr="00952DDE">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BC5C6A">
        <w:rPr>
          <w:rFonts w:ascii="Times New Roman" w:hAnsi="Times New Roman" w:cs="Times New Roman"/>
          <w:color w:val="000000" w:themeColor="text1"/>
          <w:sz w:val="20"/>
          <w:szCs w:val="20"/>
        </w:rPr>
        <w:t>. S</w:t>
      </w:r>
      <w:r w:rsidR="001C4527" w:rsidRPr="004E15EF">
        <w:rPr>
          <w:rFonts w:ascii="Times New Roman" w:hAnsi="Times New Roman" w:cs="Times New Roman"/>
          <w:iCs/>
          <w:sz w:val="20"/>
          <w:szCs w:val="20"/>
        </w:rPr>
        <w:t xml:space="preserve">ee Bertrand M. Patenaude, </w:t>
      </w:r>
      <w:r w:rsidR="001C4527" w:rsidRPr="004E15EF">
        <w:rPr>
          <w:rFonts w:ascii="Times New Roman" w:hAnsi="Times New Roman" w:cs="Times New Roman"/>
          <w:i/>
          <w:sz w:val="20"/>
          <w:szCs w:val="20"/>
        </w:rPr>
        <w:t xml:space="preserve">The Big Show in </w:t>
      </w:r>
      <w:proofErr w:type="spellStart"/>
      <w:r w:rsidR="001C4527" w:rsidRPr="004E15EF">
        <w:rPr>
          <w:rFonts w:ascii="Times New Roman" w:hAnsi="Times New Roman" w:cs="Times New Roman"/>
          <w:i/>
          <w:sz w:val="20"/>
          <w:szCs w:val="20"/>
        </w:rPr>
        <w:t>Bololand</w:t>
      </w:r>
      <w:proofErr w:type="spellEnd"/>
      <w:r w:rsidR="001C4527" w:rsidRPr="004E15EF">
        <w:rPr>
          <w:rFonts w:ascii="Times New Roman" w:hAnsi="Times New Roman" w:cs="Times New Roman"/>
          <w:i/>
          <w:sz w:val="20"/>
          <w:szCs w:val="20"/>
        </w:rPr>
        <w:t xml:space="preserve">: The American Relief Expedition to Soviet Russia in the Famine of 1921 </w:t>
      </w:r>
      <w:r w:rsidR="001C4527" w:rsidRPr="004E15EF">
        <w:rPr>
          <w:rFonts w:ascii="Times New Roman" w:hAnsi="Times New Roman" w:cs="Times New Roman"/>
          <w:iCs/>
          <w:sz w:val="20"/>
          <w:szCs w:val="20"/>
        </w:rPr>
        <w:t>(Stanford, CA: Stanford University Press, 2002).</w:t>
      </w:r>
      <w:r w:rsidR="001C4527" w:rsidRPr="004E15EF">
        <w:rPr>
          <w:rFonts w:ascii="Times New Roman" w:eastAsia="Times New Roman" w:hAnsi="Times New Roman" w:cs="Times New Roman"/>
          <w:color w:val="000000"/>
          <w:sz w:val="20"/>
          <w:szCs w:val="20"/>
          <w:shd w:val="clear" w:color="auto" w:fill="FFFFFF"/>
        </w:rPr>
        <w:t xml:space="preserve"> A documentary </w:t>
      </w:r>
      <w:r w:rsidR="001B3AED" w:rsidRPr="004E15EF">
        <w:rPr>
          <w:rFonts w:ascii="Times New Roman" w:eastAsia="Times New Roman" w:hAnsi="Times New Roman" w:cs="Times New Roman"/>
          <w:color w:val="000000"/>
          <w:sz w:val="20"/>
          <w:szCs w:val="20"/>
          <w:shd w:val="clear" w:color="auto" w:fill="FFFFFF"/>
        </w:rPr>
        <w:t>film “America's Gift to Famine-Stricken Russia” was created in 1922</w:t>
      </w:r>
      <w:r w:rsidR="001C4527" w:rsidRPr="004E15EF">
        <w:rPr>
          <w:rFonts w:ascii="Times New Roman" w:eastAsia="Times New Roman" w:hAnsi="Times New Roman" w:cs="Times New Roman"/>
          <w:color w:val="000000"/>
          <w:sz w:val="20"/>
          <w:szCs w:val="20"/>
          <w:shd w:val="clear" w:color="auto" w:fill="FFFFFF"/>
        </w:rPr>
        <w:t xml:space="preserve">: </w:t>
      </w:r>
      <w:hyperlink r:id="rId2" w:history="1">
        <w:r w:rsidR="00F01878" w:rsidRPr="004E15EF">
          <w:rPr>
            <w:rStyle w:val="Hyperlink"/>
            <w:rFonts w:ascii="Times New Roman" w:eastAsia="Times New Roman" w:hAnsi="Times New Roman" w:cs="Times New Roman"/>
            <w:sz w:val="20"/>
            <w:szCs w:val="20"/>
            <w:shd w:val="clear" w:color="auto" w:fill="FFFFFF"/>
          </w:rPr>
          <w:t>https://www.hoover.org/events/americas-gift-famine-stricken-russia-1922-film-screening-live-musical-accompaniment</w:t>
        </w:r>
      </w:hyperlink>
      <w:r w:rsidR="00F01878" w:rsidRPr="004E15EF">
        <w:rPr>
          <w:rFonts w:ascii="Times New Roman" w:eastAsia="Times New Roman" w:hAnsi="Times New Roman" w:cs="Times New Roman"/>
          <w:color w:val="000000"/>
          <w:sz w:val="20"/>
          <w:szCs w:val="20"/>
          <w:shd w:val="clear" w:color="auto" w:fill="FFFFFF"/>
        </w:rPr>
        <w:t>. See also</w:t>
      </w:r>
      <w:r w:rsidR="00012828" w:rsidRPr="004E15EF">
        <w:rPr>
          <w:rFonts w:ascii="Times New Roman" w:eastAsia="Times New Roman" w:hAnsi="Times New Roman" w:cs="Times New Roman"/>
          <w:color w:val="000000"/>
          <w:sz w:val="20"/>
          <w:szCs w:val="20"/>
          <w:shd w:val="clear" w:color="auto" w:fill="FFFFFF"/>
        </w:rPr>
        <w:t xml:space="preserve"> </w:t>
      </w:r>
      <w:r w:rsidR="00151C68">
        <w:rPr>
          <w:rFonts w:ascii="Times New Roman" w:hAnsi="Times New Roman" w:cs="Times New Roman"/>
          <w:color w:val="000000"/>
          <w:sz w:val="20"/>
          <w:szCs w:val="20"/>
          <w:shd w:val="clear" w:color="auto" w:fill="FFFFFF"/>
        </w:rPr>
        <w:t xml:space="preserve">the collection of photographs in </w:t>
      </w:r>
      <w:r w:rsidR="00151C68" w:rsidRPr="001D5BD4">
        <w:rPr>
          <w:rFonts w:ascii="Times New Roman" w:hAnsi="Times New Roman" w:cs="Times New Roman"/>
          <w:sz w:val="20"/>
          <w:szCs w:val="20"/>
        </w:rPr>
        <w:t xml:space="preserve">Bertrand M. Patenaude and Joan </w:t>
      </w:r>
      <w:proofErr w:type="spellStart"/>
      <w:r w:rsidR="00151C68" w:rsidRPr="001D5BD4">
        <w:rPr>
          <w:rFonts w:ascii="Times New Roman" w:hAnsi="Times New Roman" w:cs="Times New Roman"/>
          <w:sz w:val="20"/>
          <w:szCs w:val="20"/>
        </w:rPr>
        <w:t>Nabseth</w:t>
      </w:r>
      <w:proofErr w:type="spellEnd"/>
      <w:r w:rsidR="00151C68" w:rsidRPr="001D5BD4">
        <w:rPr>
          <w:rFonts w:ascii="Times New Roman" w:hAnsi="Times New Roman" w:cs="Times New Roman"/>
          <w:sz w:val="20"/>
          <w:szCs w:val="20"/>
        </w:rPr>
        <w:t xml:space="preserve"> Stevenson, </w:t>
      </w:r>
      <w:r w:rsidR="00151C68" w:rsidRPr="00151C68">
        <w:rPr>
          <w:rFonts w:ascii="Times New Roman" w:hAnsi="Times New Roman" w:cs="Times New Roman"/>
          <w:i/>
          <w:iCs/>
          <w:sz w:val="20"/>
          <w:szCs w:val="20"/>
        </w:rPr>
        <w:t>Bread and Medicine: American Famine Relief in Soviet Russia, 1921</w:t>
      </w:r>
      <w:r w:rsidR="00066255">
        <w:rPr>
          <w:rFonts w:ascii="Times New Roman" w:hAnsi="Times New Roman" w:cs="Times New Roman"/>
          <w:i/>
          <w:iCs/>
          <w:sz w:val="20"/>
          <w:szCs w:val="20"/>
        </w:rPr>
        <w:t>–</w:t>
      </w:r>
      <w:r w:rsidR="00151C68" w:rsidRPr="00151C68">
        <w:rPr>
          <w:rFonts w:ascii="Times New Roman" w:hAnsi="Times New Roman" w:cs="Times New Roman"/>
          <w:i/>
          <w:iCs/>
          <w:sz w:val="20"/>
          <w:szCs w:val="20"/>
        </w:rPr>
        <w:t>1923</w:t>
      </w:r>
      <w:r w:rsidR="00151C68">
        <w:rPr>
          <w:rFonts w:ascii="Times New Roman" w:hAnsi="Times New Roman" w:cs="Times New Roman"/>
          <w:sz w:val="20"/>
          <w:szCs w:val="20"/>
        </w:rPr>
        <w:t xml:space="preserve"> (</w:t>
      </w:r>
      <w:r w:rsidR="00151C68" w:rsidRPr="001D5BD4">
        <w:rPr>
          <w:rFonts w:ascii="Times New Roman" w:hAnsi="Times New Roman" w:cs="Times New Roman"/>
          <w:sz w:val="20"/>
          <w:szCs w:val="20"/>
        </w:rPr>
        <w:t>Stanford: Hoover Institution Press, 2023</w:t>
      </w:r>
      <w:r w:rsidR="00151C68">
        <w:rPr>
          <w:rFonts w:ascii="Times New Roman" w:hAnsi="Times New Roman" w:cs="Times New Roman"/>
          <w:sz w:val="20"/>
          <w:szCs w:val="20"/>
        </w:rPr>
        <w:t>)</w:t>
      </w:r>
      <w:r w:rsidR="00A5735D">
        <w:rPr>
          <w:rFonts w:ascii="Times New Roman" w:hAnsi="Times New Roman" w:cs="Times New Roman"/>
          <w:sz w:val="20"/>
          <w:szCs w:val="20"/>
        </w:rPr>
        <w:t xml:space="preserve">; and </w:t>
      </w:r>
      <w:r w:rsidR="00A5735D" w:rsidRPr="004E15EF">
        <w:rPr>
          <w:rFonts w:ascii="Times New Roman" w:eastAsia="Times New Roman" w:hAnsi="Times New Roman" w:cs="Times New Roman"/>
          <w:bCs/>
          <w:color w:val="000000" w:themeColor="text1"/>
          <w:kern w:val="36"/>
          <w:sz w:val="20"/>
          <w:szCs w:val="20"/>
        </w:rPr>
        <w:t xml:space="preserve">Benjamin L. Hartley, “Saving Students: European Student Relief in the Aftermath of World War I,” </w:t>
      </w:r>
      <w:r w:rsidR="00A5735D" w:rsidRPr="004E15EF">
        <w:rPr>
          <w:rFonts w:ascii="Times New Roman" w:eastAsia="Times New Roman" w:hAnsi="Times New Roman" w:cs="Times New Roman"/>
          <w:i/>
          <w:iCs/>
          <w:color w:val="000000" w:themeColor="text1"/>
          <w:sz w:val="20"/>
          <w:szCs w:val="20"/>
          <w:shd w:val="clear" w:color="auto" w:fill="FFFFFF"/>
        </w:rPr>
        <w:t>International Bulletin of Mission Research</w:t>
      </w:r>
      <w:r w:rsidR="00A5735D" w:rsidRPr="004E15EF">
        <w:rPr>
          <w:rFonts w:ascii="Times New Roman" w:eastAsia="Times New Roman" w:hAnsi="Times New Roman" w:cs="Times New Roman"/>
          <w:bCs/>
          <w:color w:val="000000" w:themeColor="text1"/>
          <w:kern w:val="36"/>
          <w:sz w:val="20"/>
          <w:szCs w:val="20"/>
        </w:rPr>
        <w:t xml:space="preserve"> </w:t>
      </w:r>
      <w:r w:rsidR="00A5735D" w:rsidRPr="004E15EF">
        <w:rPr>
          <w:rFonts w:ascii="Times New Roman" w:hAnsi="Times New Roman" w:cs="Times New Roman"/>
          <w:color w:val="000000"/>
          <w:sz w:val="20"/>
          <w:szCs w:val="20"/>
          <w:shd w:val="clear" w:color="auto" w:fill="FFFFFF"/>
        </w:rPr>
        <w:t>42:4 (2018): 295</w:t>
      </w:r>
      <w:r w:rsidR="00066255">
        <w:rPr>
          <w:rFonts w:ascii="Times New Roman" w:hAnsi="Times New Roman" w:cs="Times New Roman"/>
          <w:color w:val="000000"/>
          <w:sz w:val="20"/>
          <w:szCs w:val="20"/>
          <w:shd w:val="clear" w:color="auto" w:fill="FFFFFF"/>
        </w:rPr>
        <w:t>–</w:t>
      </w:r>
      <w:r w:rsidR="00A5735D" w:rsidRPr="004E15EF">
        <w:rPr>
          <w:rFonts w:ascii="Times New Roman" w:hAnsi="Times New Roman" w:cs="Times New Roman"/>
          <w:color w:val="000000"/>
          <w:sz w:val="20"/>
          <w:szCs w:val="20"/>
          <w:shd w:val="clear" w:color="auto" w:fill="FFFFFF"/>
        </w:rPr>
        <w:t>315</w:t>
      </w:r>
      <w:r w:rsidR="00A5735D">
        <w:rPr>
          <w:rFonts w:ascii="Times New Roman" w:hAnsi="Times New Roman" w:cs="Times New Roman"/>
          <w:color w:val="000000"/>
          <w:sz w:val="20"/>
          <w:szCs w:val="20"/>
          <w:shd w:val="clear" w:color="auto" w:fill="FFFFFF"/>
        </w:rPr>
        <w:t>.</w:t>
      </w:r>
    </w:p>
    <w:p w14:paraId="1E5C1B58" w14:textId="2C28CAA6" w:rsidR="0053310B" w:rsidRPr="004E15EF" w:rsidRDefault="0053310B" w:rsidP="001C4527">
      <w:pPr>
        <w:contextualSpacing/>
        <w:rPr>
          <w:rFonts w:ascii="Times New Roman" w:hAnsi="Times New Roman" w:cs="Times New Roman"/>
          <w:iCs/>
          <w:sz w:val="20"/>
          <w:szCs w:val="20"/>
        </w:rPr>
      </w:pPr>
    </w:p>
  </w:footnote>
  <w:footnote w:id="16">
    <w:p w14:paraId="3E72AB4F" w14:textId="59FF9BB1" w:rsidR="00857E3D" w:rsidRPr="001B3AED" w:rsidRDefault="00857E3D">
      <w:pPr>
        <w:pStyle w:val="FootnoteText"/>
        <w:rPr>
          <w:rFonts w:ascii="Times New Roman" w:hAnsi="Times New Roman"/>
        </w:rPr>
      </w:pPr>
      <w:r w:rsidRPr="001B3AED">
        <w:rPr>
          <w:rStyle w:val="FootnoteReference"/>
          <w:rFonts w:ascii="Times New Roman" w:hAnsi="Times New Roman"/>
        </w:rPr>
        <w:footnoteRef/>
      </w:r>
      <w:r w:rsidRPr="001B3AED">
        <w:rPr>
          <w:rFonts w:ascii="Times New Roman" w:hAnsi="Times New Roman"/>
        </w:rPr>
        <w:t xml:space="preserve"> </w:t>
      </w:r>
      <w:r w:rsidR="007D64B9" w:rsidRPr="004E4DCD">
        <w:rPr>
          <w:rFonts w:ascii="Times New Roman" w:hAnsi="Times New Roman"/>
          <w:color w:val="000000" w:themeColor="text1"/>
        </w:rPr>
        <w:t>Paul B. Anderson</w:t>
      </w:r>
      <w:r w:rsidR="007D64B9" w:rsidRPr="004E4DCD">
        <w:rPr>
          <w:rFonts w:ascii="Times New Roman" w:hAnsi="Times New Roman"/>
          <w:i/>
          <w:color w:val="000000" w:themeColor="text1"/>
        </w:rPr>
        <w:t xml:space="preserve">, No East or West, </w:t>
      </w:r>
      <w:r w:rsidR="007D64B9" w:rsidRPr="004E4DCD">
        <w:rPr>
          <w:rFonts w:ascii="Times New Roman" w:hAnsi="Times New Roman"/>
          <w:iCs/>
          <w:color w:val="000000" w:themeColor="text1"/>
        </w:rPr>
        <w:t xml:space="preserve">ed. </w:t>
      </w:r>
      <w:r w:rsidR="007D64B9" w:rsidRPr="004E4DCD">
        <w:rPr>
          <w:rFonts w:ascii="Times New Roman" w:hAnsi="Times New Roman"/>
          <w:color w:val="000000" w:themeColor="text1"/>
        </w:rPr>
        <w:t>Donald E. Davis (Paris: YMCA Press, 1985)</w:t>
      </w:r>
      <w:r w:rsidR="007D64B9">
        <w:rPr>
          <w:rFonts w:ascii="Times New Roman" w:hAnsi="Times New Roman"/>
          <w:color w:val="000000" w:themeColor="text1"/>
        </w:rPr>
        <w:t xml:space="preserve">, </w:t>
      </w:r>
      <w:r w:rsidRPr="001B3AED">
        <w:rPr>
          <w:rFonts w:ascii="Times New Roman" w:hAnsi="Times New Roman"/>
        </w:rPr>
        <w:t>27.</w:t>
      </w:r>
    </w:p>
  </w:footnote>
  <w:footnote w:id="17">
    <w:p w14:paraId="3E755492" w14:textId="3AC89507" w:rsidR="00857E3D" w:rsidRPr="00C43CF6" w:rsidRDefault="00857E3D">
      <w:pPr>
        <w:pStyle w:val="FootnoteText"/>
        <w:rPr>
          <w:rFonts w:ascii="Times New Roman" w:hAnsi="Times New Roman"/>
        </w:rPr>
      </w:pPr>
      <w:r w:rsidRPr="00C43CF6">
        <w:rPr>
          <w:rStyle w:val="FootnoteReference"/>
          <w:rFonts w:ascii="Times New Roman" w:hAnsi="Times New Roman"/>
        </w:rPr>
        <w:footnoteRef/>
      </w:r>
      <w:r w:rsidRPr="00C43CF6">
        <w:rPr>
          <w:rFonts w:ascii="Times New Roman" w:hAnsi="Times New Roman"/>
        </w:rPr>
        <w:t xml:space="preserve"> </w:t>
      </w:r>
      <w:r w:rsidR="00D86BC6">
        <w:rPr>
          <w:rFonts w:ascii="Times New Roman" w:hAnsi="Times New Roman"/>
          <w:color w:val="000000" w:themeColor="text1"/>
        </w:rPr>
        <w:t>Ibid.</w:t>
      </w:r>
      <w:r w:rsidR="006B5D51">
        <w:rPr>
          <w:rFonts w:ascii="Times New Roman" w:hAnsi="Times New Roman"/>
          <w:i/>
          <w:color w:val="000000" w:themeColor="text1"/>
        </w:rPr>
        <w:t xml:space="preserve">, </w:t>
      </w:r>
      <w:r w:rsidRPr="00C43CF6">
        <w:rPr>
          <w:rFonts w:ascii="Times New Roman" w:hAnsi="Times New Roman"/>
        </w:rPr>
        <w:t>28.</w:t>
      </w:r>
    </w:p>
  </w:footnote>
  <w:footnote w:id="18">
    <w:p w14:paraId="369067BD" w14:textId="66ECA55A" w:rsidR="00857E3D" w:rsidRPr="00C43CF6" w:rsidRDefault="00857E3D">
      <w:pPr>
        <w:pStyle w:val="FootnoteText"/>
        <w:rPr>
          <w:rFonts w:ascii="Times New Roman" w:hAnsi="Times New Roman"/>
        </w:rPr>
      </w:pPr>
      <w:r w:rsidRPr="00C43CF6">
        <w:rPr>
          <w:rStyle w:val="FootnoteReference"/>
          <w:rFonts w:ascii="Times New Roman" w:hAnsi="Times New Roman"/>
        </w:rPr>
        <w:footnoteRef/>
      </w:r>
      <w:r w:rsidRPr="00C43CF6">
        <w:rPr>
          <w:rFonts w:ascii="Times New Roman" w:hAnsi="Times New Roman"/>
        </w:rPr>
        <w:t xml:space="preserve"> </w:t>
      </w:r>
      <w:r w:rsidR="00ED1F39" w:rsidRPr="004E4DCD">
        <w:rPr>
          <w:rFonts w:ascii="Times New Roman" w:hAnsi="Times New Roman"/>
          <w:color w:val="000000" w:themeColor="text1"/>
        </w:rPr>
        <w:t>Anderson, “No East or West,”</w:t>
      </w:r>
      <w:r w:rsidR="00ED1F39">
        <w:rPr>
          <w:rFonts w:ascii="Times New Roman" w:hAnsi="Times New Roman"/>
          <w:color w:val="000000" w:themeColor="text1"/>
        </w:rPr>
        <w:t xml:space="preserve"> </w:t>
      </w:r>
      <w:r w:rsidRPr="00C43CF6">
        <w:rPr>
          <w:rFonts w:ascii="Times New Roman" w:hAnsi="Times New Roman"/>
        </w:rPr>
        <w:t>104.</w:t>
      </w:r>
    </w:p>
  </w:footnote>
  <w:footnote w:id="19">
    <w:p w14:paraId="3C83E450" w14:textId="5869BE19" w:rsidR="005B4EC2" w:rsidRPr="006B5D51" w:rsidRDefault="005B4EC2" w:rsidP="00C43CF6">
      <w:pPr>
        <w:autoSpaceDE w:val="0"/>
        <w:autoSpaceDN w:val="0"/>
        <w:adjustRightInd w:val="0"/>
        <w:contextualSpacing/>
        <w:rPr>
          <w:rFonts w:ascii="Times New Roman" w:hAnsi="Times New Roman" w:cs="Times New Roman"/>
          <w:sz w:val="20"/>
          <w:szCs w:val="20"/>
        </w:rPr>
      </w:pPr>
      <w:r w:rsidRPr="009157ED">
        <w:rPr>
          <w:rStyle w:val="FootnoteReference"/>
          <w:rFonts w:ascii="Times New Roman" w:hAnsi="Times New Roman" w:cs="Times New Roman"/>
          <w:color w:val="000000" w:themeColor="text1"/>
          <w:sz w:val="20"/>
          <w:szCs w:val="20"/>
        </w:rPr>
        <w:footnoteRef/>
      </w:r>
      <w:r w:rsidRPr="009157ED">
        <w:rPr>
          <w:rFonts w:ascii="Times New Roman" w:hAnsi="Times New Roman" w:cs="Times New Roman"/>
          <w:color w:val="000000" w:themeColor="text1"/>
          <w:sz w:val="20"/>
          <w:szCs w:val="20"/>
        </w:rPr>
        <w:t xml:space="preserve"> </w:t>
      </w:r>
      <w:r w:rsidR="00D86BC6">
        <w:rPr>
          <w:rFonts w:ascii="Times New Roman" w:hAnsi="Times New Roman"/>
          <w:color w:val="000000" w:themeColor="text1"/>
          <w:sz w:val="20"/>
          <w:szCs w:val="20"/>
        </w:rPr>
        <w:t>Ibid.</w:t>
      </w:r>
      <w:r w:rsidR="009157ED" w:rsidRPr="009157ED">
        <w:rPr>
          <w:rFonts w:ascii="Times New Roman" w:hAnsi="Times New Roman"/>
          <w:color w:val="000000" w:themeColor="text1"/>
          <w:sz w:val="20"/>
          <w:szCs w:val="20"/>
        </w:rPr>
        <w:t xml:space="preserve">, </w:t>
      </w:r>
      <w:r w:rsidRPr="009157ED">
        <w:rPr>
          <w:rFonts w:ascii="Times New Roman" w:hAnsi="Times New Roman" w:cs="Times New Roman"/>
          <w:color w:val="000000" w:themeColor="text1"/>
          <w:sz w:val="20"/>
          <w:szCs w:val="20"/>
        </w:rPr>
        <w:t>105</w:t>
      </w:r>
      <w:r w:rsidR="00C43CF6" w:rsidRPr="009157ED">
        <w:rPr>
          <w:rFonts w:ascii="Times New Roman" w:hAnsi="Times New Roman" w:cs="Times New Roman"/>
          <w:color w:val="000000" w:themeColor="text1"/>
          <w:sz w:val="20"/>
          <w:szCs w:val="20"/>
        </w:rPr>
        <w:t>; f</w:t>
      </w:r>
      <w:r w:rsidR="00C43CF6" w:rsidRPr="009157ED">
        <w:rPr>
          <w:rFonts w:ascii="Times New Roman" w:hAnsi="Times New Roman" w:cs="Times New Roman"/>
          <w:sz w:val="20"/>
          <w:szCs w:val="20"/>
        </w:rPr>
        <w:t>or a detailed study of Hecker’s vision and work with the YMCA, see</w:t>
      </w:r>
      <w:r w:rsidR="00BC5C6A">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Natal’ia</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Pashkeeva</w:t>
      </w:r>
      <w:proofErr w:type="spellEnd"/>
      <w:r w:rsidR="00C43CF6" w:rsidRPr="00C43CF6">
        <w:rPr>
          <w:rFonts w:ascii="Times New Roman" w:hAnsi="Times New Roman" w:cs="Times New Roman"/>
          <w:sz w:val="20"/>
          <w:szCs w:val="20"/>
        </w:rPr>
        <w:t xml:space="preserve">, “U </w:t>
      </w:r>
      <w:proofErr w:type="spellStart"/>
      <w:r w:rsidR="00C43CF6" w:rsidRPr="00C43CF6">
        <w:rPr>
          <w:rFonts w:ascii="Times New Roman" w:hAnsi="Times New Roman" w:cs="Times New Roman"/>
          <w:sz w:val="20"/>
          <w:szCs w:val="20"/>
        </w:rPr>
        <w:t>istokov</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russkogo</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izdatel’stva</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Soiuza</w:t>
      </w:r>
      <w:proofErr w:type="spellEnd"/>
      <w:r w:rsidR="00C43CF6" w:rsidRPr="00C43CF6">
        <w:rPr>
          <w:rFonts w:ascii="Times New Roman" w:hAnsi="Times New Roman" w:cs="Times New Roman"/>
          <w:sz w:val="20"/>
          <w:szCs w:val="20"/>
        </w:rPr>
        <w:t xml:space="preserve"> YMCA </w:t>
      </w:r>
      <w:proofErr w:type="spellStart"/>
      <w:r w:rsidR="00C43CF6" w:rsidRPr="00C43CF6">
        <w:rPr>
          <w:rFonts w:ascii="Times New Roman" w:hAnsi="Times New Roman" w:cs="Times New Roman"/>
          <w:sz w:val="20"/>
          <w:szCs w:val="20"/>
        </w:rPr>
        <w:t>Severnoi</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Ameriki</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Deiatel’nost</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shveitsarskoi</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izdatel’skoi</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gruppy</w:t>
      </w:r>
      <w:proofErr w:type="spellEnd"/>
      <w:r w:rsidR="00C43CF6" w:rsidRPr="00C43CF6">
        <w:rPr>
          <w:rFonts w:ascii="Times New Roman" w:hAnsi="Times New Roman" w:cs="Times New Roman"/>
          <w:sz w:val="20"/>
          <w:szCs w:val="20"/>
        </w:rPr>
        <w:t xml:space="preserve"> ‘</w:t>
      </w:r>
      <w:proofErr w:type="spellStart"/>
      <w:r w:rsidR="00C43CF6" w:rsidRPr="00C43CF6">
        <w:rPr>
          <w:rFonts w:ascii="Times New Roman" w:hAnsi="Times New Roman" w:cs="Times New Roman"/>
          <w:sz w:val="20"/>
          <w:szCs w:val="20"/>
        </w:rPr>
        <w:t>Zhizn</w:t>
      </w:r>
      <w:proofErr w:type="spellEnd"/>
      <w:r w:rsidR="00C43CF6" w:rsidRPr="00C43CF6">
        <w:rPr>
          <w:rFonts w:ascii="Times New Roman" w:hAnsi="Times New Roman" w:cs="Times New Roman"/>
          <w:sz w:val="20"/>
          <w:szCs w:val="20"/>
        </w:rPr>
        <w:t xml:space="preserve">’ i </w:t>
      </w:r>
      <w:proofErr w:type="spellStart"/>
      <w:r w:rsidR="00C43CF6" w:rsidRPr="00C43CF6">
        <w:rPr>
          <w:rFonts w:ascii="Times New Roman" w:hAnsi="Times New Roman" w:cs="Times New Roman"/>
          <w:sz w:val="20"/>
          <w:szCs w:val="20"/>
        </w:rPr>
        <w:t>Kniga</w:t>
      </w:r>
      <w:proofErr w:type="spellEnd"/>
      <w:r w:rsidR="00C43CF6" w:rsidRPr="00C43CF6">
        <w:rPr>
          <w:rFonts w:ascii="Times New Roman" w:hAnsi="Times New Roman" w:cs="Times New Roman"/>
          <w:sz w:val="20"/>
          <w:szCs w:val="20"/>
        </w:rPr>
        <w:t>’ (1917</w:t>
      </w:r>
      <w:r w:rsidR="00066255">
        <w:rPr>
          <w:rFonts w:ascii="Times New Roman" w:hAnsi="Times New Roman" w:cs="Times New Roman"/>
          <w:sz w:val="20"/>
          <w:szCs w:val="20"/>
        </w:rPr>
        <w:t>–</w:t>
      </w:r>
      <w:r w:rsidR="00C43CF6" w:rsidRPr="00C43CF6">
        <w:rPr>
          <w:rFonts w:ascii="Times New Roman" w:hAnsi="Times New Roman" w:cs="Times New Roman"/>
          <w:sz w:val="20"/>
          <w:szCs w:val="20"/>
        </w:rPr>
        <w:t xml:space="preserve">1921),” </w:t>
      </w:r>
      <w:r w:rsidR="00C43CF6" w:rsidRPr="00C43CF6">
        <w:rPr>
          <w:rFonts w:ascii="Times New Roman" w:hAnsi="Times New Roman" w:cs="Times New Roman"/>
          <w:i/>
          <w:iCs/>
          <w:sz w:val="20"/>
          <w:szCs w:val="20"/>
        </w:rPr>
        <w:t xml:space="preserve">Issledovaniia po </w:t>
      </w:r>
      <w:proofErr w:type="spellStart"/>
      <w:r w:rsidR="00C43CF6" w:rsidRPr="00C43CF6">
        <w:rPr>
          <w:rFonts w:ascii="Times New Roman" w:hAnsi="Times New Roman" w:cs="Times New Roman"/>
          <w:i/>
          <w:iCs/>
          <w:sz w:val="20"/>
          <w:szCs w:val="20"/>
        </w:rPr>
        <w:t>istorii</w:t>
      </w:r>
      <w:proofErr w:type="spellEnd"/>
      <w:r w:rsidR="00C43CF6" w:rsidRPr="00C43CF6">
        <w:rPr>
          <w:rFonts w:ascii="Times New Roman" w:hAnsi="Times New Roman" w:cs="Times New Roman"/>
          <w:i/>
          <w:iCs/>
          <w:sz w:val="20"/>
          <w:szCs w:val="20"/>
        </w:rPr>
        <w:t xml:space="preserve"> </w:t>
      </w:r>
      <w:proofErr w:type="spellStart"/>
      <w:r w:rsidR="00C43CF6" w:rsidRPr="00C43CF6">
        <w:rPr>
          <w:rFonts w:ascii="Times New Roman" w:hAnsi="Times New Roman" w:cs="Times New Roman"/>
          <w:i/>
          <w:iCs/>
          <w:sz w:val="20"/>
          <w:szCs w:val="20"/>
        </w:rPr>
        <w:t>russkoi</w:t>
      </w:r>
      <w:proofErr w:type="spellEnd"/>
      <w:r w:rsidR="00C43CF6" w:rsidRPr="00C43CF6">
        <w:rPr>
          <w:rFonts w:ascii="Times New Roman" w:hAnsi="Times New Roman" w:cs="Times New Roman"/>
          <w:i/>
          <w:iCs/>
          <w:sz w:val="20"/>
          <w:szCs w:val="20"/>
        </w:rPr>
        <w:t xml:space="preserve"> </w:t>
      </w:r>
      <w:proofErr w:type="spellStart"/>
      <w:r w:rsidR="00C43CF6" w:rsidRPr="00C43CF6">
        <w:rPr>
          <w:rFonts w:ascii="Times New Roman" w:hAnsi="Times New Roman" w:cs="Times New Roman"/>
          <w:i/>
          <w:iCs/>
          <w:sz w:val="20"/>
          <w:szCs w:val="20"/>
        </w:rPr>
        <w:t>mysli</w:t>
      </w:r>
      <w:proofErr w:type="spellEnd"/>
      <w:r w:rsidR="00C43CF6" w:rsidRPr="00C43CF6">
        <w:rPr>
          <w:rFonts w:ascii="Times New Roman" w:hAnsi="Times New Roman" w:cs="Times New Roman"/>
          <w:i/>
          <w:iCs/>
          <w:sz w:val="20"/>
          <w:szCs w:val="20"/>
        </w:rPr>
        <w:t>,</w:t>
      </w:r>
      <w:r w:rsidR="00C43CF6" w:rsidRPr="00C43CF6">
        <w:rPr>
          <w:rFonts w:ascii="Times New Roman" w:hAnsi="Times New Roman" w:cs="Times New Roman"/>
          <w:sz w:val="20"/>
          <w:szCs w:val="20"/>
        </w:rPr>
        <w:t xml:space="preserve"> </w:t>
      </w:r>
      <w:r w:rsidR="00E75247">
        <w:rPr>
          <w:rFonts w:ascii="Times New Roman" w:hAnsi="Times New Roman" w:cs="Times New Roman"/>
          <w:sz w:val="20"/>
          <w:szCs w:val="20"/>
        </w:rPr>
        <w:t>vol.</w:t>
      </w:r>
      <w:r w:rsidR="00C43CF6" w:rsidRPr="00C43CF6">
        <w:rPr>
          <w:rFonts w:ascii="Times New Roman" w:hAnsi="Times New Roman" w:cs="Times New Roman"/>
          <w:sz w:val="20"/>
          <w:szCs w:val="20"/>
        </w:rPr>
        <w:t xml:space="preserve"> 10 </w:t>
      </w:r>
      <w:r w:rsidR="00C43CF6" w:rsidRPr="006B5D51">
        <w:rPr>
          <w:rFonts w:ascii="Times New Roman" w:hAnsi="Times New Roman" w:cs="Times New Roman"/>
          <w:sz w:val="20"/>
          <w:szCs w:val="20"/>
        </w:rPr>
        <w:t>(2010</w:t>
      </w:r>
      <w:r w:rsidR="00066255">
        <w:rPr>
          <w:rFonts w:ascii="Times New Roman" w:hAnsi="Times New Roman" w:cs="Times New Roman"/>
          <w:sz w:val="20"/>
          <w:szCs w:val="20"/>
        </w:rPr>
        <w:t>–</w:t>
      </w:r>
      <w:r w:rsidR="00C43CF6" w:rsidRPr="006B5D51">
        <w:rPr>
          <w:rFonts w:ascii="Times New Roman" w:hAnsi="Times New Roman" w:cs="Times New Roman"/>
          <w:sz w:val="20"/>
          <w:szCs w:val="20"/>
        </w:rPr>
        <w:t>2011),</w:t>
      </w:r>
      <w:r w:rsidR="00E75247">
        <w:rPr>
          <w:rFonts w:ascii="Times New Roman" w:hAnsi="Times New Roman" w:cs="Times New Roman"/>
          <w:sz w:val="20"/>
          <w:szCs w:val="20"/>
        </w:rPr>
        <w:t xml:space="preserve"> eds. </w:t>
      </w:r>
      <w:r w:rsidR="00C43CF6" w:rsidRPr="006B5D51">
        <w:rPr>
          <w:rFonts w:ascii="Times New Roman" w:hAnsi="Times New Roman" w:cs="Times New Roman"/>
          <w:sz w:val="20"/>
          <w:szCs w:val="20"/>
        </w:rPr>
        <w:t xml:space="preserve">M. A. </w:t>
      </w:r>
      <w:proofErr w:type="spellStart"/>
      <w:r w:rsidR="00C43CF6" w:rsidRPr="006B5D51">
        <w:rPr>
          <w:rFonts w:ascii="Times New Roman" w:hAnsi="Times New Roman" w:cs="Times New Roman"/>
          <w:sz w:val="20"/>
          <w:szCs w:val="20"/>
        </w:rPr>
        <w:t>Kolerova</w:t>
      </w:r>
      <w:proofErr w:type="spellEnd"/>
      <w:r w:rsidR="00C43CF6" w:rsidRPr="006B5D51">
        <w:rPr>
          <w:rFonts w:ascii="Times New Roman" w:hAnsi="Times New Roman" w:cs="Times New Roman"/>
          <w:sz w:val="20"/>
          <w:szCs w:val="20"/>
        </w:rPr>
        <w:t xml:space="preserve"> and N. S. </w:t>
      </w:r>
      <w:proofErr w:type="spellStart"/>
      <w:r w:rsidR="00C43CF6" w:rsidRPr="006B5D51">
        <w:rPr>
          <w:rFonts w:ascii="Times New Roman" w:hAnsi="Times New Roman" w:cs="Times New Roman"/>
          <w:sz w:val="20"/>
          <w:szCs w:val="20"/>
        </w:rPr>
        <w:t>Plotnikova</w:t>
      </w:r>
      <w:proofErr w:type="spellEnd"/>
      <w:r w:rsidR="00E75247">
        <w:rPr>
          <w:rFonts w:ascii="Times New Roman" w:hAnsi="Times New Roman" w:cs="Times New Roman"/>
          <w:sz w:val="20"/>
          <w:szCs w:val="20"/>
        </w:rPr>
        <w:t xml:space="preserve"> </w:t>
      </w:r>
      <w:r w:rsidR="00C43CF6" w:rsidRPr="006B5D51">
        <w:rPr>
          <w:rFonts w:ascii="Times New Roman" w:hAnsi="Times New Roman" w:cs="Times New Roman"/>
          <w:sz w:val="20"/>
          <w:szCs w:val="20"/>
        </w:rPr>
        <w:t xml:space="preserve">(Moscow: Modest </w:t>
      </w:r>
      <w:proofErr w:type="spellStart"/>
      <w:r w:rsidR="00C43CF6" w:rsidRPr="006B5D51">
        <w:rPr>
          <w:rFonts w:ascii="Times New Roman" w:hAnsi="Times New Roman" w:cs="Times New Roman"/>
          <w:sz w:val="20"/>
          <w:szCs w:val="20"/>
        </w:rPr>
        <w:t>Kolerov</w:t>
      </w:r>
      <w:proofErr w:type="spellEnd"/>
      <w:r w:rsidR="00C43CF6" w:rsidRPr="006B5D51">
        <w:rPr>
          <w:rFonts w:ascii="Times New Roman" w:hAnsi="Times New Roman" w:cs="Times New Roman"/>
          <w:sz w:val="20"/>
          <w:szCs w:val="20"/>
        </w:rPr>
        <w:t>, 2014)</w:t>
      </w:r>
      <w:r w:rsidR="00E75247">
        <w:rPr>
          <w:rFonts w:ascii="Times New Roman" w:hAnsi="Times New Roman" w:cs="Times New Roman"/>
          <w:sz w:val="20"/>
          <w:szCs w:val="20"/>
        </w:rPr>
        <w:t xml:space="preserve">: </w:t>
      </w:r>
      <w:r w:rsidR="00E75247" w:rsidRPr="00C43CF6">
        <w:rPr>
          <w:rFonts w:ascii="Times New Roman" w:hAnsi="Times New Roman" w:cs="Times New Roman"/>
          <w:sz w:val="20"/>
          <w:szCs w:val="20"/>
        </w:rPr>
        <w:t>273</w:t>
      </w:r>
      <w:r w:rsidR="00066255">
        <w:rPr>
          <w:rFonts w:ascii="Times New Roman" w:hAnsi="Times New Roman" w:cs="Times New Roman"/>
          <w:sz w:val="20"/>
          <w:szCs w:val="20"/>
        </w:rPr>
        <w:t>–</w:t>
      </w:r>
      <w:r w:rsidR="00E75247" w:rsidRPr="00C43CF6">
        <w:rPr>
          <w:rFonts w:ascii="Times New Roman" w:hAnsi="Times New Roman" w:cs="Times New Roman"/>
          <w:sz w:val="20"/>
          <w:szCs w:val="20"/>
        </w:rPr>
        <w:t>362,</w:t>
      </w:r>
    </w:p>
  </w:footnote>
  <w:footnote w:id="20">
    <w:p w14:paraId="3CC91154" w14:textId="59FDAEBF" w:rsidR="000E5513" w:rsidRPr="006B5D51" w:rsidRDefault="000E5513">
      <w:pPr>
        <w:pStyle w:val="FootnoteText"/>
        <w:rPr>
          <w:rFonts w:ascii="Times New Roman" w:hAnsi="Times New Roman"/>
        </w:rPr>
      </w:pPr>
      <w:r w:rsidRPr="006B5D51">
        <w:rPr>
          <w:rStyle w:val="FootnoteReference"/>
          <w:rFonts w:ascii="Times New Roman" w:hAnsi="Times New Roman"/>
        </w:rPr>
        <w:footnoteRef/>
      </w:r>
      <w:r w:rsidRPr="006B5D51">
        <w:rPr>
          <w:rFonts w:ascii="Times New Roman" w:hAnsi="Times New Roman"/>
        </w:rPr>
        <w:t xml:space="preserve"> </w:t>
      </w:r>
      <w:r w:rsidR="006B5D51" w:rsidRPr="006B5D51">
        <w:rPr>
          <w:rFonts w:ascii="Times New Roman" w:hAnsi="Times New Roman"/>
          <w:color w:val="000000" w:themeColor="text1"/>
        </w:rPr>
        <w:t>Anderson</w:t>
      </w:r>
      <w:r w:rsidR="006B5D51" w:rsidRPr="006B5D51">
        <w:rPr>
          <w:rFonts w:ascii="Times New Roman" w:hAnsi="Times New Roman"/>
          <w:i/>
          <w:color w:val="000000" w:themeColor="text1"/>
        </w:rPr>
        <w:t xml:space="preserve">, No East or West, </w:t>
      </w:r>
      <w:r w:rsidRPr="006B5D51">
        <w:rPr>
          <w:rFonts w:ascii="Times New Roman" w:hAnsi="Times New Roman"/>
        </w:rPr>
        <w:t>29</w:t>
      </w:r>
      <w:r w:rsidR="00E662A2" w:rsidRPr="006B5D51">
        <w:rPr>
          <w:rFonts w:ascii="Times New Roman" w:hAnsi="Times New Roman"/>
        </w:rPr>
        <w:t>.</w:t>
      </w:r>
    </w:p>
  </w:footnote>
  <w:footnote w:id="21">
    <w:p w14:paraId="3CB2C49F" w14:textId="60BE44D2" w:rsidR="000E5513" w:rsidRPr="006B5D51" w:rsidRDefault="000E5513" w:rsidP="000E5513">
      <w:pPr>
        <w:rPr>
          <w:rFonts w:ascii="Times New Roman" w:hAnsi="Times New Roman" w:cs="Times New Roman"/>
          <w:sz w:val="20"/>
          <w:szCs w:val="20"/>
        </w:rPr>
      </w:pPr>
      <w:r w:rsidRPr="006B5D51">
        <w:rPr>
          <w:rStyle w:val="FootnoteReference"/>
          <w:rFonts w:ascii="Times New Roman" w:hAnsi="Times New Roman" w:cs="Times New Roman"/>
          <w:sz w:val="20"/>
          <w:szCs w:val="20"/>
        </w:rPr>
        <w:footnoteRef/>
      </w:r>
      <w:r w:rsidRPr="006B5D51">
        <w:rPr>
          <w:rFonts w:ascii="Times New Roman" w:hAnsi="Times New Roman" w:cs="Times New Roman"/>
          <w:sz w:val="20"/>
          <w:szCs w:val="20"/>
        </w:rPr>
        <w:t xml:space="preserve"> </w:t>
      </w:r>
      <w:r w:rsidR="00D86BC6">
        <w:rPr>
          <w:rFonts w:ascii="Times New Roman" w:hAnsi="Times New Roman"/>
          <w:color w:val="000000" w:themeColor="text1"/>
          <w:sz w:val="20"/>
          <w:szCs w:val="20"/>
        </w:rPr>
        <w:t>Ibid.</w:t>
      </w:r>
      <w:r w:rsidR="006B5D51" w:rsidRPr="006B5D51">
        <w:rPr>
          <w:rFonts w:ascii="Times New Roman" w:hAnsi="Times New Roman"/>
          <w:i/>
          <w:color w:val="000000" w:themeColor="text1"/>
          <w:sz w:val="20"/>
          <w:szCs w:val="20"/>
        </w:rPr>
        <w:t xml:space="preserve">, </w:t>
      </w:r>
      <w:r w:rsidRPr="006B5D51">
        <w:rPr>
          <w:rFonts w:ascii="Times New Roman" w:hAnsi="Times New Roman" w:cs="Times New Roman"/>
          <w:sz w:val="20"/>
          <w:szCs w:val="20"/>
        </w:rPr>
        <w:t>31</w:t>
      </w:r>
      <w:r w:rsidR="00E662A2" w:rsidRPr="006B5D51">
        <w:rPr>
          <w:rFonts w:ascii="Times New Roman" w:hAnsi="Times New Roman" w:cs="Times New Roman"/>
          <w:sz w:val="20"/>
          <w:szCs w:val="20"/>
        </w:rPr>
        <w:t>.</w:t>
      </w:r>
    </w:p>
  </w:footnote>
  <w:footnote w:id="22">
    <w:p w14:paraId="18862158" w14:textId="25D42CBE" w:rsidR="000E5513" w:rsidRPr="00D51F9B" w:rsidRDefault="000E5513">
      <w:pPr>
        <w:pStyle w:val="FootnoteText"/>
        <w:rPr>
          <w:rFonts w:ascii="Times New Roman" w:hAnsi="Times New Roman"/>
        </w:rPr>
      </w:pPr>
      <w:r w:rsidRPr="00D51F9B">
        <w:rPr>
          <w:rStyle w:val="FootnoteReference"/>
          <w:rFonts w:ascii="Times New Roman" w:hAnsi="Times New Roman"/>
        </w:rPr>
        <w:footnoteRef/>
      </w:r>
      <w:r w:rsidRPr="00D51F9B">
        <w:rPr>
          <w:rFonts w:ascii="Times New Roman" w:hAnsi="Times New Roman"/>
        </w:rPr>
        <w:t xml:space="preserve"> </w:t>
      </w:r>
      <w:r w:rsidR="00D86BC6">
        <w:rPr>
          <w:rFonts w:ascii="Times New Roman" w:hAnsi="Times New Roman"/>
          <w:color w:val="000000" w:themeColor="text1"/>
        </w:rPr>
        <w:t>Ibid.</w:t>
      </w:r>
      <w:r w:rsidR="008A3F68">
        <w:rPr>
          <w:rFonts w:ascii="Times New Roman" w:hAnsi="Times New Roman"/>
          <w:i/>
          <w:color w:val="000000" w:themeColor="text1"/>
        </w:rPr>
        <w:t xml:space="preserve">, </w:t>
      </w:r>
      <w:r w:rsidRPr="00D51F9B">
        <w:rPr>
          <w:rFonts w:ascii="Times New Roman" w:hAnsi="Times New Roman"/>
        </w:rPr>
        <w:t>31</w:t>
      </w:r>
      <w:r w:rsidR="00066255">
        <w:rPr>
          <w:rFonts w:ascii="Times New Roman" w:hAnsi="Times New Roman"/>
        </w:rPr>
        <w:t>–</w:t>
      </w:r>
      <w:r w:rsidRPr="00D51F9B">
        <w:rPr>
          <w:rFonts w:ascii="Times New Roman" w:hAnsi="Times New Roman"/>
        </w:rPr>
        <w:t>32</w:t>
      </w:r>
      <w:r w:rsidR="00497449">
        <w:rPr>
          <w:rFonts w:ascii="Times New Roman" w:hAnsi="Times New Roman"/>
        </w:rPr>
        <w:t>.</w:t>
      </w:r>
    </w:p>
  </w:footnote>
  <w:footnote w:id="23">
    <w:p w14:paraId="20074804" w14:textId="7A35146D" w:rsidR="00680FD3" w:rsidRPr="00680FD3" w:rsidRDefault="00680FD3">
      <w:pPr>
        <w:pStyle w:val="FootnoteText"/>
        <w:rPr>
          <w:rFonts w:ascii="Times New Roman" w:hAnsi="Times New Roman"/>
          <w:color w:val="000000" w:themeColor="text1"/>
        </w:rPr>
      </w:pPr>
      <w:r w:rsidRPr="00680FD3">
        <w:rPr>
          <w:rStyle w:val="FootnoteReference"/>
          <w:rFonts w:ascii="Times New Roman" w:hAnsi="Times New Roman"/>
          <w:color w:val="000000" w:themeColor="text1"/>
        </w:rPr>
        <w:footnoteRef/>
      </w:r>
      <w:r w:rsidRPr="00680FD3">
        <w:rPr>
          <w:rFonts w:ascii="Times New Roman" w:hAnsi="Times New Roman"/>
          <w:color w:val="000000" w:themeColor="text1"/>
        </w:rPr>
        <w:t xml:space="preserve"> </w:t>
      </w:r>
      <w:r w:rsidR="00D86BC6">
        <w:rPr>
          <w:rFonts w:ascii="Times New Roman" w:hAnsi="Times New Roman"/>
          <w:color w:val="000000" w:themeColor="text1"/>
        </w:rPr>
        <w:t>Ibid.</w:t>
      </w:r>
      <w:r w:rsidR="00251BE1">
        <w:rPr>
          <w:rFonts w:ascii="Times New Roman" w:hAnsi="Times New Roman"/>
          <w:i/>
          <w:color w:val="000000" w:themeColor="text1"/>
        </w:rPr>
        <w:t xml:space="preserve">, </w:t>
      </w:r>
      <w:r w:rsidRPr="00680FD3">
        <w:rPr>
          <w:rFonts w:ascii="Times New Roman" w:hAnsi="Times New Roman"/>
          <w:color w:val="000000" w:themeColor="text1"/>
        </w:rPr>
        <w:t>33.</w:t>
      </w:r>
    </w:p>
  </w:footnote>
  <w:footnote w:id="24">
    <w:p w14:paraId="75E5277B" w14:textId="6D5D6414" w:rsidR="00680FD3" w:rsidRPr="00680FD3" w:rsidRDefault="00680FD3">
      <w:pPr>
        <w:pStyle w:val="FootnoteText"/>
        <w:rPr>
          <w:rFonts w:ascii="Times New Roman" w:hAnsi="Times New Roman"/>
          <w:color w:val="000000" w:themeColor="text1"/>
        </w:rPr>
      </w:pPr>
      <w:r w:rsidRPr="00680FD3">
        <w:rPr>
          <w:rStyle w:val="FootnoteReference"/>
          <w:rFonts w:ascii="Times New Roman" w:hAnsi="Times New Roman"/>
          <w:color w:val="000000" w:themeColor="text1"/>
        </w:rPr>
        <w:footnoteRef/>
      </w:r>
      <w:r w:rsidRPr="00680FD3">
        <w:rPr>
          <w:rFonts w:ascii="Times New Roman" w:hAnsi="Times New Roman"/>
          <w:color w:val="000000" w:themeColor="text1"/>
        </w:rPr>
        <w:t xml:space="preserve"> </w:t>
      </w:r>
      <w:r w:rsidR="00D86BC6">
        <w:rPr>
          <w:rFonts w:ascii="Times New Roman" w:hAnsi="Times New Roman"/>
          <w:color w:val="000000" w:themeColor="text1"/>
        </w:rPr>
        <w:t>Ibid.</w:t>
      </w:r>
      <w:r w:rsidR="00251BE1">
        <w:rPr>
          <w:rFonts w:ascii="Times New Roman" w:hAnsi="Times New Roman"/>
          <w:i/>
          <w:color w:val="000000" w:themeColor="text1"/>
        </w:rPr>
        <w:t xml:space="preserve">, </w:t>
      </w:r>
      <w:r w:rsidRPr="00680FD3">
        <w:rPr>
          <w:rFonts w:ascii="Times New Roman" w:hAnsi="Times New Roman"/>
          <w:color w:val="000000" w:themeColor="text1"/>
        </w:rPr>
        <w:t>34.</w:t>
      </w:r>
    </w:p>
  </w:footnote>
  <w:footnote w:id="25">
    <w:p w14:paraId="3D5676B9" w14:textId="1880CC83" w:rsidR="00680FD3" w:rsidRPr="00680FD3" w:rsidRDefault="00680FD3">
      <w:pPr>
        <w:pStyle w:val="FootnoteText"/>
        <w:rPr>
          <w:rFonts w:ascii="Times New Roman" w:hAnsi="Times New Roman"/>
          <w:color w:val="000000" w:themeColor="text1"/>
        </w:rPr>
      </w:pPr>
      <w:r w:rsidRPr="00680FD3">
        <w:rPr>
          <w:rStyle w:val="FootnoteReference"/>
          <w:rFonts w:ascii="Times New Roman" w:hAnsi="Times New Roman"/>
          <w:color w:val="000000" w:themeColor="text1"/>
        </w:rPr>
        <w:footnoteRef/>
      </w:r>
      <w:r w:rsidRPr="00680FD3">
        <w:rPr>
          <w:rFonts w:ascii="Times New Roman" w:hAnsi="Times New Roman"/>
          <w:color w:val="000000" w:themeColor="text1"/>
        </w:rPr>
        <w:t xml:space="preserve"> </w:t>
      </w:r>
      <w:r w:rsidR="00D86BC6">
        <w:rPr>
          <w:rFonts w:ascii="Times New Roman" w:hAnsi="Times New Roman"/>
          <w:color w:val="000000" w:themeColor="text1"/>
        </w:rPr>
        <w:t>Ibid.</w:t>
      </w:r>
      <w:r w:rsidR="00062B0C">
        <w:rPr>
          <w:rFonts w:ascii="Times New Roman" w:hAnsi="Times New Roman"/>
          <w:i/>
          <w:color w:val="000000" w:themeColor="text1"/>
        </w:rPr>
        <w:t>,</w:t>
      </w:r>
      <w:r w:rsidR="00251BE1">
        <w:rPr>
          <w:rFonts w:ascii="Times New Roman" w:hAnsi="Times New Roman"/>
          <w:i/>
          <w:color w:val="000000" w:themeColor="text1"/>
        </w:rPr>
        <w:t xml:space="preserve"> </w:t>
      </w:r>
      <w:r w:rsidRPr="00680FD3">
        <w:rPr>
          <w:rFonts w:ascii="Times New Roman" w:hAnsi="Times New Roman"/>
          <w:color w:val="000000" w:themeColor="text1"/>
        </w:rPr>
        <w:t>34.</w:t>
      </w:r>
    </w:p>
  </w:footnote>
  <w:footnote w:id="26">
    <w:p w14:paraId="2EC9910A" w14:textId="463E93AA" w:rsidR="00680FD3" w:rsidRPr="00031D4E" w:rsidRDefault="00680FD3" w:rsidP="00031D4E">
      <w:pPr>
        <w:autoSpaceDE w:val="0"/>
        <w:autoSpaceDN w:val="0"/>
        <w:adjustRightInd w:val="0"/>
        <w:contextualSpacing/>
        <w:rPr>
          <w:rFonts w:ascii="Times New Roman" w:hAnsi="Times New Roman" w:cs="Times New Roman"/>
          <w:sz w:val="20"/>
          <w:szCs w:val="20"/>
        </w:rPr>
      </w:pPr>
      <w:r w:rsidRPr="00031D4E">
        <w:rPr>
          <w:rStyle w:val="FootnoteReference"/>
          <w:rFonts w:ascii="Times New Roman" w:hAnsi="Times New Roman" w:cs="Times New Roman"/>
          <w:color w:val="000000" w:themeColor="text1"/>
          <w:sz w:val="20"/>
          <w:szCs w:val="20"/>
        </w:rPr>
        <w:footnoteRef/>
      </w:r>
      <w:r w:rsidRPr="00031D4E">
        <w:rPr>
          <w:rFonts w:ascii="Times New Roman" w:hAnsi="Times New Roman" w:cs="Times New Roman"/>
          <w:color w:val="000000" w:themeColor="text1"/>
          <w:sz w:val="20"/>
          <w:szCs w:val="20"/>
        </w:rPr>
        <w:t xml:space="preserve"> Paul B. Anderson, “Distinctive Aspects of Culture in Russia and China,” lecture presented at Wheaton College, Norton, </w:t>
      </w:r>
      <w:r w:rsidR="004159EB">
        <w:rPr>
          <w:rFonts w:ascii="Times New Roman" w:hAnsi="Times New Roman" w:cs="Times New Roman"/>
          <w:color w:val="000000" w:themeColor="text1"/>
          <w:sz w:val="20"/>
          <w:szCs w:val="20"/>
        </w:rPr>
        <w:t>MA</w:t>
      </w:r>
      <w:r w:rsidRPr="00031D4E">
        <w:rPr>
          <w:rFonts w:ascii="Times New Roman" w:hAnsi="Times New Roman" w:cs="Times New Roman"/>
          <w:color w:val="000000" w:themeColor="text1"/>
          <w:sz w:val="20"/>
          <w:szCs w:val="20"/>
        </w:rPr>
        <w:t>, May 8, 1972, text marked April 24, 1972, 11</w:t>
      </w:r>
      <w:r w:rsidR="006063E3">
        <w:rPr>
          <w:rFonts w:ascii="Times New Roman" w:hAnsi="Times New Roman" w:cs="Times New Roman"/>
          <w:color w:val="000000" w:themeColor="text1"/>
          <w:sz w:val="20"/>
          <w:szCs w:val="20"/>
        </w:rPr>
        <w:t xml:space="preserve"> (</w:t>
      </w:r>
      <w:r w:rsidR="00497449" w:rsidRPr="00952DDE">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BC5C6A">
        <w:rPr>
          <w:rFonts w:ascii="Times New Roman" w:hAnsi="Times New Roman" w:cs="Times New Roman"/>
          <w:sz w:val="20"/>
          <w:szCs w:val="20"/>
        </w:rPr>
        <w:t>. F</w:t>
      </w:r>
      <w:r w:rsidR="00031D4E" w:rsidRPr="00031D4E">
        <w:rPr>
          <w:rFonts w:ascii="Times New Roman" w:hAnsi="Times New Roman" w:cs="Times New Roman"/>
          <w:sz w:val="20"/>
          <w:szCs w:val="20"/>
        </w:rPr>
        <w:t xml:space="preserve">or a survey of the YMCA’s interaction with Russian </w:t>
      </w:r>
      <w:r w:rsidR="00577E63" w:rsidRPr="00577E63">
        <w:rPr>
          <w:rFonts w:ascii="Times New Roman" w:hAnsi="Times New Roman" w:cs="Times New Roman"/>
          <w:sz w:val="20"/>
          <w:szCs w:val="20"/>
        </w:rPr>
        <w:t>émigrés</w:t>
      </w:r>
      <w:r w:rsidR="00031D4E" w:rsidRPr="00031D4E">
        <w:rPr>
          <w:rFonts w:ascii="Times New Roman" w:hAnsi="Times New Roman" w:cs="Times New Roman"/>
          <w:sz w:val="20"/>
          <w:szCs w:val="20"/>
        </w:rPr>
        <w:t>, especially in Berlin and Paris during the interwar period, see</w:t>
      </w:r>
      <w:r w:rsidR="00BC5C6A">
        <w:rPr>
          <w:rFonts w:ascii="Times New Roman" w:hAnsi="Times New Roman" w:cs="Times New Roman"/>
          <w:sz w:val="20"/>
          <w:szCs w:val="20"/>
        </w:rPr>
        <w:t xml:space="preserve"> </w:t>
      </w:r>
      <w:r w:rsidR="00031D4E" w:rsidRPr="00031D4E">
        <w:rPr>
          <w:rFonts w:ascii="Times New Roman" w:hAnsi="Times New Roman" w:cs="Times New Roman"/>
          <w:sz w:val="20"/>
          <w:szCs w:val="20"/>
        </w:rPr>
        <w:t xml:space="preserve">E. G. </w:t>
      </w:r>
      <w:proofErr w:type="spellStart"/>
      <w:r w:rsidR="00031D4E" w:rsidRPr="00031D4E">
        <w:rPr>
          <w:rFonts w:ascii="Times New Roman" w:hAnsi="Times New Roman" w:cs="Times New Roman"/>
          <w:sz w:val="20"/>
          <w:szCs w:val="20"/>
        </w:rPr>
        <w:t>Pashkina</w:t>
      </w:r>
      <w:proofErr w:type="spellEnd"/>
      <w:r w:rsidR="00031D4E" w:rsidRPr="00031D4E">
        <w:rPr>
          <w:rFonts w:ascii="Times New Roman" w:hAnsi="Times New Roman" w:cs="Times New Roman"/>
          <w:sz w:val="20"/>
          <w:szCs w:val="20"/>
        </w:rPr>
        <w:t>, “</w:t>
      </w:r>
      <w:proofErr w:type="spellStart"/>
      <w:r w:rsidR="00031D4E" w:rsidRPr="00031D4E">
        <w:rPr>
          <w:rFonts w:ascii="Times New Roman" w:hAnsi="Times New Roman" w:cs="Times New Roman"/>
          <w:sz w:val="20"/>
          <w:szCs w:val="20"/>
        </w:rPr>
        <w:t>Amerikanskaia</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sz w:val="20"/>
          <w:szCs w:val="20"/>
        </w:rPr>
        <w:t>organizatsiia</w:t>
      </w:r>
      <w:proofErr w:type="spellEnd"/>
      <w:r w:rsidR="00031D4E" w:rsidRPr="00031D4E">
        <w:rPr>
          <w:rFonts w:ascii="Times New Roman" w:hAnsi="Times New Roman" w:cs="Times New Roman"/>
          <w:sz w:val="20"/>
          <w:szCs w:val="20"/>
        </w:rPr>
        <w:t xml:space="preserve"> ‘YMCA’ i </w:t>
      </w:r>
      <w:proofErr w:type="spellStart"/>
      <w:r w:rsidR="00031D4E" w:rsidRPr="00031D4E">
        <w:rPr>
          <w:rFonts w:ascii="Times New Roman" w:hAnsi="Times New Roman" w:cs="Times New Roman"/>
          <w:sz w:val="20"/>
          <w:szCs w:val="20"/>
        </w:rPr>
        <w:t>russkaia</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sz w:val="20"/>
          <w:szCs w:val="20"/>
        </w:rPr>
        <w:t>emigratsiia</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sz w:val="20"/>
          <w:szCs w:val="20"/>
        </w:rPr>
        <w:t>pervoi</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sz w:val="20"/>
          <w:szCs w:val="20"/>
        </w:rPr>
        <w:t>poslerevoliutsionnoi</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sz w:val="20"/>
          <w:szCs w:val="20"/>
        </w:rPr>
        <w:t>volny</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i/>
          <w:iCs/>
          <w:sz w:val="20"/>
          <w:szCs w:val="20"/>
        </w:rPr>
        <w:t>Amerikanskii</w:t>
      </w:r>
      <w:proofErr w:type="spellEnd"/>
      <w:r w:rsidR="00031D4E" w:rsidRPr="00031D4E">
        <w:rPr>
          <w:rFonts w:ascii="Times New Roman" w:hAnsi="Times New Roman" w:cs="Times New Roman"/>
          <w:i/>
          <w:iCs/>
          <w:sz w:val="20"/>
          <w:szCs w:val="20"/>
        </w:rPr>
        <w:t xml:space="preserve"> ezhegodnik,</w:t>
      </w:r>
      <w:r w:rsidR="00031D4E" w:rsidRPr="00031D4E">
        <w:rPr>
          <w:rFonts w:ascii="Times New Roman" w:hAnsi="Times New Roman" w:cs="Times New Roman"/>
          <w:sz w:val="20"/>
          <w:szCs w:val="20"/>
        </w:rPr>
        <w:t xml:space="preserve"> ed. V. V. </w:t>
      </w:r>
      <w:proofErr w:type="spellStart"/>
      <w:r w:rsidR="00031D4E" w:rsidRPr="00031D4E">
        <w:rPr>
          <w:rFonts w:ascii="Times New Roman" w:hAnsi="Times New Roman" w:cs="Times New Roman"/>
          <w:sz w:val="20"/>
          <w:szCs w:val="20"/>
        </w:rPr>
        <w:t>Sogrin</w:t>
      </w:r>
      <w:proofErr w:type="spellEnd"/>
      <w:r w:rsidR="00E75247">
        <w:rPr>
          <w:rFonts w:ascii="Times New Roman" w:hAnsi="Times New Roman" w:cs="Times New Roman"/>
          <w:sz w:val="20"/>
          <w:szCs w:val="20"/>
        </w:rPr>
        <w:t xml:space="preserve"> </w:t>
      </w:r>
      <w:r w:rsidR="00031D4E">
        <w:rPr>
          <w:rFonts w:ascii="Times New Roman" w:hAnsi="Times New Roman" w:cs="Times New Roman"/>
          <w:sz w:val="20"/>
          <w:szCs w:val="20"/>
        </w:rPr>
        <w:t>(</w:t>
      </w:r>
      <w:r w:rsidR="00031D4E" w:rsidRPr="00031D4E">
        <w:rPr>
          <w:rFonts w:ascii="Times New Roman" w:hAnsi="Times New Roman" w:cs="Times New Roman"/>
          <w:sz w:val="20"/>
          <w:szCs w:val="20"/>
        </w:rPr>
        <w:t xml:space="preserve">Moscow: </w:t>
      </w:r>
      <w:proofErr w:type="spellStart"/>
      <w:r w:rsidR="00031D4E" w:rsidRPr="00031D4E">
        <w:rPr>
          <w:rFonts w:ascii="Times New Roman" w:hAnsi="Times New Roman" w:cs="Times New Roman"/>
          <w:sz w:val="20"/>
          <w:szCs w:val="20"/>
        </w:rPr>
        <w:t>Izdatel’stvo</w:t>
      </w:r>
      <w:proofErr w:type="spellEnd"/>
      <w:r w:rsidR="00031D4E" w:rsidRPr="00031D4E">
        <w:rPr>
          <w:rFonts w:ascii="Times New Roman" w:hAnsi="Times New Roman" w:cs="Times New Roman"/>
          <w:sz w:val="20"/>
          <w:szCs w:val="20"/>
        </w:rPr>
        <w:t xml:space="preserve"> ‘</w:t>
      </w:r>
      <w:proofErr w:type="spellStart"/>
      <w:r w:rsidR="00031D4E" w:rsidRPr="00031D4E">
        <w:rPr>
          <w:rFonts w:ascii="Times New Roman" w:hAnsi="Times New Roman" w:cs="Times New Roman"/>
          <w:sz w:val="20"/>
          <w:szCs w:val="20"/>
        </w:rPr>
        <w:t>Ves</w:t>
      </w:r>
      <w:proofErr w:type="spellEnd"/>
      <w:r w:rsidR="00031D4E" w:rsidRPr="00031D4E">
        <w:rPr>
          <w:rFonts w:ascii="Times New Roman" w:hAnsi="Times New Roman" w:cs="Times New Roman"/>
          <w:sz w:val="20"/>
          <w:szCs w:val="20"/>
        </w:rPr>
        <w:t>’ Mir,’ 2010</w:t>
      </w:r>
      <w:r w:rsidR="00031D4E">
        <w:rPr>
          <w:rFonts w:ascii="Times New Roman" w:hAnsi="Times New Roman" w:cs="Times New Roman"/>
          <w:sz w:val="20"/>
          <w:szCs w:val="20"/>
        </w:rPr>
        <w:t>)</w:t>
      </w:r>
      <w:r w:rsidR="00E75247">
        <w:rPr>
          <w:rFonts w:ascii="Times New Roman" w:hAnsi="Times New Roman" w:cs="Times New Roman"/>
          <w:sz w:val="20"/>
          <w:szCs w:val="20"/>
        </w:rPr>
        <w:t xml:space="preserve">, </w:t>
      </w:r>
      <w:r w:rsidR="00E75247" w:rsidRPr="00031D4E">
        <w:rPr>
          <w:rFonts w:ascii="Times New Roman" w:hAnsi="Times New Roman" w:cs="Times New Roman"/>
          <w:sz w:val="20"/>
          <w:szCs w:val="20"/>
        </w:rPr>
        <w:t>332</w:t>
      </w:r>
      <w:r w:rsidR="00066255">
        <w:rPr>
          <w:rFonts w:ascii="Times New Roman" w:hAnsi="Times New Roman" w:cs="Times New Roman"/>
          <w:sz w:val="20"/>
          <w:szCs w:val="20"/>
        </w:rPr>
        <w:t>–</w:t>
      </w:r>
      <w:r w:rsidR="00E75247" w:rsidRPr="00031D4E">
        <w:rPr>
          <w:rFonts w:ascii="Times New Roman" w:hAnsi="Times New Roman" w:cs="Times New Roman"/>
          <w:sz w:val="20"/>
          <w:szCs w:val="20"/>
        </w:rPr>
        <w:t>341</w:t>
      </w:r>
      <w:r w:rsidR="004705F9">
        <w:rPr>
          <w:rFonts w:ascii="Times New Roman" w:hAnsi="Times New Roman" w:cs="Times New Roman"/>
          <w:sz w:val="20"/>
          <w:szCs w:val="20"/>
        </w:rPr>
        <w:t>.</w:t>
      </w:r>
    </w:p>
  </w:footnote>
  <w:footnote w:id="27">
    <w:p w14:paraId="04357C05" w14:textId="3132386D" w:rsidR="00FC2551" w:rsidRPr="006C1B25" w:rsidRDefault="00FC2551" w:rsidP="006C1B25">
      <w:pPr>
        <w:pStyle w:val="FootnoteText"/>
        <w:contextualSpacing/>
        <w:rPr>
          <w:rFonts w:ascii="Times New Roman" w:hAnsi="Times New Roman"/>
          <w:color w:val="000000"/>
        </w:rPr>
      </w:pPr>
      <w:r w:rsidRPr="00031D4E">
        <w:rPr>
          <w:rStyle w:val="FootnoteReference"/>
          <w:rFonts w:ascii="Times New Roman" w:hAnsi="Times New Roman"/>
        </w:rPr>
        <w:footnoteRef/>
      </w:r>
      <w:r w:rsidRPr="00031D4E">
        <w:rPr>
          <w:rFonts w:ascii="Times New Roman" w:hAnsi="Times New Roman"/>
        </w:rPr>
        <w:t xml:space="preserve"> </w:t>
      </w:r>
      <w:r w:rsidR="00251BE1" w:rsidRPr="004E4DCD">
        <w:rPr>
          <w:rFonts w:ascii="Times New Roman" w:hAnsi="Times New Roman"/>
          <w:color w:val="000000" w:themeColor="text1"/>
        </w:rPr>
        <w:t>Anderson</w:t>
      </w:r>
      <w:r w:rsidR="00251BE1" w:rsidRPr="004E4DCD">
        <w:rPr>
          <w:rFonts w:ascii="Times New Roman" w:hAnsi="Times New Roman"/>
          <w:i/>
          <w:color w:val="000000" w:themeColor="text1"/>
        </w:rPr>
        <w:t>, No East or West</w:t>
      </w:r>
      <w:r w:rsidR="00251BE1">
        <w:rPr>
          <w:rFonts w:ascii="Times New Roman" w:hAnsi="Times New Roman"/>
          <w:i/>
          <w:color w:val="000000" w:themeColor="text1"/>
        </w:rPr>
        <w:t xml:space="preserve">, </w:t>
      </w:r>
      <w:r w:rsidRPr="00031D4E">
        <w:rPr>
          <w:rFonts w:ascii="Times New Roman" w:hAnsi="Times New Roman"/>
        </w:rPr>
        <w:t>34</w:t>
      </w:r>
      <w:r w:rsidR="00BC5C6A">
        <w:rPr>
          <w:rFonts w:ascii="Times New Roman" w:hAnsi="Times New Roman"/>
        </w:rPr>
        <w:t>. F</w:t>
      </w:r>
      <w:r w:rsidR="00FC0077" w:rsidRPr="00186B6B">
        <w:rPr>
          <w:rFonts w:ascii="Times New Roman" w:hAnsi="Times New Roman"/>
          <w:color w:val="000000"/>
        </w:rPr>
        <w:t xml:space="preserve">or discussion of Russian church conflicts of this period, see A. A. </w:t>
      </w:r>
      <w:proofErr w:type="spellStart"/>
      <w:r w:rsidR="00FC0077" w:rsidRPr="00186B6B">
        <w:rPr>
          <w:rFonts w:ascii="Times New Roman" w:hAnsi="Times New Roman"/>
          <w:color w:val="000000" w:themeColor="text1"/>
        </w:rPr>
        <w:t>Kostriukov</w:t>
      </w:r>
      <w:proofErr w:type="spellEnd"/>
      <w:r w:rsidR="00FC0077" w:rsidRPr="00186B6B">
        <w:rPr>
          <w:rFonts w:ascii="Times New Roman" w:hAnsi="Times New Roman"/>
          <w:color w:val="000000" w:themeColor="text1"/>
        </w:rPr>
        <w:t xml:space="preserve">, </w:t>
      </w:r>
      <w:proofErr w:type="spellStart"/>
      <w:r w:rsidR="00FC0077" w:rsidRPr="00186B6B">
        <w:rPr>
          <w:rFonts w:ascii="Times New Roman" w:hAnsi="Times New Roman"/>
          <w:i/>
          <w:iCs/>
          <w:color w:val="000000" w:themeColor="text1"/>
        </w:rPr>
        <w:t>Russkaia</w:t>
      </w:r>
      <w:proofErr w:type="spellEnd"/>
      <w:r w:rsidR="00FC0077" w:rsidRPr="00186B6B">
        <w:rPr>
          <w:rFonts w:ascii="Times New Roman" w:hAnsi="Times New Roman"/>
          <w:i/>
          <w:iCs/>
          <w:color w:val="000000" w:themeColor="text1"/>
        </w:rPr>
        <w:t xml:space="preserve"> </w:t>
      </w:r>
      <w:proofErr w:type="spellStart"/>
      <w:r w:rsidR="00FC0077" w:rsidRPr="00186B6B">
        <w:rPr>
          <w:rFonts w:ascii="Times New Roman" w:hAnsi="Times New Roman"/>
          <w:i/>
          <w:iCs/>
          <w:color w:val="000000" w:themeColor="text1"/>
        </w:rPr>
        <w:t>zarubezhnaia</w:t>
      </w:r>
      <w:proofErr w:type="spellEnd"/>
      <w:r w:rsidR="00FC0077" w:rsidRPr="00186B6B">
        <w:rPr>
          <w:rFonts w:ascii="Times New Roman" w:hAnsi="Times New Roman"/>
          <w:i/>
          <w:iCs/>
          <w:color w:val="000000" w:themeColor="text1"/>
        </w:rPr>
        <w:t xml:space="preserve"> </w:t>
      </w:r>
      <w:proofErr w:type="spellStart"/>
      <w:r w:rsidR="00FC0077" w:rsidRPr="00186B6B">
        <w:rPr>
          <w:rFonts w:ascii="Times New Roman" w:hAnsi="Times New Roman"/>
          <w:i/>
          <w:iCs/>
          <w:color w:val="000000" w:themeColor="text1"/>
        </w:rPr>
        <w:t>tserkov</w:t>
      </w:r>
      <w:proofErr w:type="spellEnd"/>
      <w:r w:rsidR="00FC0077" w:rsidRPr="00186B6B">
        <w:rPr>
          <w:rFonts w:ascii="Times New Roman" w:hAnsi="Times New Roman"/>
          <w:i/>
          <w:iCs/>
          <w:color w:val="000000" w:themeColor="text1"/>
        </w:rPr>
        <w:t>’ v 1925</w:t>
      </w:r>
      <w:r w:rsidR="00066255">
        <w:rPr>
          <w:rFonts w:ascii="Times New Roman" w:hAnsi="Times New Roman"/>
          <w:i/>
          <w:iCs/>
          <w:color w:val="000000" w:themeColor="text1"/>
        </w:rPr>
        <w:t>–</w:t>
      </w:r>
      <w:r w:rsidR="00FC0077" w:rsidRPr="00186B6B">
        <w:rPr>
          <w:rFonts w:ascii="Times New Roman" w:hAnsi="Times New Roman"/>
          <w:i/>
          <w:iCs/>
          <w:color w:val="000000" w:themeColor="text1"/>
        </w:rPr>
        <w:t xml:space="preserve">1938 gg.: </w:t>
      </w:r>
      <w:proofErr w:type="spellStart"/>
      <w:r w:rsidR="00FC0077" w:rsidRPr="00186B6B">
        <w:rPr>
          <w:rFonts w:ascii="Times New Roman" w:hAnsi="Times New Roman"/>
          <w:i/>
          <w:iCs/>
          <w:color w:val="000000" w:themeColor="text1"/>
        </w:rPr>
        <w:t>Iurisdiktsionnye</w:t>
      </w:r>
      <w:proofErr w:type="spellEnd"/>
      <w:r w:rsidR="00FC0077" w:rsidRPr="00186B6B">
        <w:rPr>
          <w:rFonts w:ascii="Times New Roman" w:hAnsi="Times New Roman"/>
          <w:i/>
          <w:iCs/>
          <w:color w:val="000000" w:themeColor="text1"/>
        </w:rPr>
        <w:t xml:space="preserve"> </w:t>
      </w:r>
      <w:proofErr w:type="spellStart"/>
      <w:r w:rsidR="00FC0077" w:rsidRPr="00186B6B">
        <w:rPr>
          <w:rFonts w:ascii="Times New Roman" w:hAnsi="Times New Roman"/>
          <w:i/>
          <w:iCs/>
          <w:color w:val="000000" w:themeColor="text1"/>
        </w:rPr>
        <w:t>konflikty</w:t>
      </w:r>
      <w:proofErr w:type="spellEnd"/>
      <w:r w:rsidR="00FC0077" w:rsidRPr="00186B6B">
        <w:rPr>
          <w:rFonts w:ascii="Times New Roman" w:hAnsi="Times New Roman"/>
          <w:i/>
          <w:iCs/>
          <w:color w:val="000000" w:themeColor="text1"/>
        </w:rPr>
        <w:t xml:space="preserve"> i </w:t>
      </w:r>
      <w:proofErr w:type="spellStart"/>
      <w:r w:rsidR="00FC0077" w:rsidRPr="00186B6B">
        <w:rPr>
          <w:rFonts w:ascii="Times New Roman" w:hAnsi="Times New Roman"/>
          <w:i/>
          <w:iCs/>
          <w:color w:val="000000" w:themeColor="text1"/>
        </w:rPr>
        <w:t>otnosheniia</w:t>
      </w:r>
      <w:proofErr w:type="spellEnd"/>
      <w:r w:rsidR="00FC0077" w:rsidRPr="00186B6B">
        <w:rPr>
          <w:rFonts w:ascii="Times New Roman" w:hAnsi="Times New Roman"/>
          <w:i/>
          <w:iCs/>
          <w:color w:val="000000" w:themeColor="text1"/>
        </w:rPr>
        <w:t xml:space="preserve"> </w:t>
      </w:r>
      <w:r w:rsidR="00BC5C6A">
        <w:rPr>
          <w:rFonts w:ascii="Times New Roman" w:hAnsi="Times New Roman"/>
          <w:i/>
          <w:iCs/>
          <w:color w:val="000000" w:themeColor="text1"/>
        </w:rPr>
        <w:t>s</w:t>
      </w:r>
      <w:r w:rsidR="00FC0077" w:rsidRPr="00186B6B">
        <w:rPr>
          <w:rFonts w:ascii="Times New Roman" w:hAnsi="Times New Roman"/>
          <w:i/>
          <w:iCs/>
          <w:color w:val="000000" w:themeColor="text1"/>
        </w:rPr>
        <w:t xml:space="preserve"> </w:t>
      </w:r>
      <w:proofErr w:type="spellStart"/>
      <w:r w:rsidR="00FC0077" w:rsidRPr="00186B6B">
        <w:rPr>
          <w:rFonts w:ascii="Times New Roman" w:hAnsi="Times New Roman"/>
          <w:i/>
          <w:iCs/>
          <w:color w:val="000000" w:themeColor="text1"/>
        </w:rPr>
        <w:t>moskovskoi</w:t>
      </w:r>
      <w:proofErr w:type="spellEnd"/>
      <w:r w:rsidR="00FC0077" w:rsidRPr="00186B6B">
        <w:rPr>
          <w:rFonts w:ascii="Times New Roman" w:hAnsi="Times New Roman"/>
          <w:i/>
          <w:iCs/>
          <w:color w:val="000000" w:themeColor="text1"/>
        </w:rPr>
        <w:t xml:space="preserve"> </w:t>
      </w:r>
      <w:proofErr w:type="spellStart"/>
      <w:r w:rsidR="00FC0077" w:rsidRPr="00186B6B">
        <w:rPr>
          <w:rFonts w:ascii="Times New Roman" w:hAnsi="Times New Roman"/>
          <w:i/>
          <w:iCs/>
          <w:color w:val="000000" w:themeColor="text1"/>
        </w:rPr>
        <w:t>tserkovnoi</w:t>
      </w:r>
      <w:proofErr w:type="spellEnd"/>
      <w:r w:rsidR="00FC0077" w:rsidRPr="00186B6B">
        <w:rPr>
          <w:rFonts w:ascii="Times New Roman" w:hAnsi="Times New Roman"/>
          <w:i/>
          <w:iCs/>
          <w:color w:val="000000" w:themeColor="text1"/>
        </w:rPr>
        <w:t xml:space="preserve"> </w:t>
      </w:r>
      <w:proofErr w:type="spellStart"/>
      <w:r w:rsidR="00FC0077" w:rsidRPr="00186B6B">
        <w:rPr>
          <w:rFonts w:ascii="Times New Roman" w:hAnsi="Times New Roman"/>
          <w:i/>
          <w:iCs/>
          <w:color w:val="000000" w:themeColor="text1"/>
        </w:rPr>
        <w:t>vlast’iu</w:t>
      </w:r>
      <w:proofErr w:type="spellEnd"/>
      <w:r w:rsidR="00FC0077">
        <w:rPr>
          <w:rFonts w:ascii="Times New Roman" w:hAnsi="Times New Roman"/>
          <w:i/>
          <w:iCs/>
          <w:color w:val="000000" w:themeColor="text1"/>
        </w:rPr>
        <w:t xml:space="preserve"> </w:t>
      </w:r>
      <w:r w:rsidR="00FC0077">
        <w:rPr>
          <w:rFonts w:ascii="Times New Roman" w:hAnsi="Times New Roman"/>
          <w:color w:val="000000" w:themeColor="text1"/>
        </w:rPr>
        <w:t>(</w:t>
      </w:r>
      <w:r w:rsidR="00FC0077" w:rsidRPr="00186B6B">
        <w:rPr>
          <w:rFonts w:ascii="Times New Roman" w:hAnsi="Times New Roman"/>
          <w:color w:val="000000" w:themeColor="text1"/>
        </w:rPr>
        <w:t xml:space="preserve">Moscow: </w:t>
      </w:r>
      <w:proofErr w:type="spellStart"/>
      <w:r w:rsidR="00FC0077" w:rsidRPr="00186B6B">
        <w:rPr>
          <w:rFonts w:ascii="Times New Roman" w:hAnsi="Times New Roman"/>
          <w:color w:val="000000" w:themeColor="text1"/>
        </w:rPr>
        <w:t>Izdatel’stvo</w:t>
      </w:r>
      <w:proofErr w:type="spellEnd"/>
      <w:r w:rsidR="00FC0077" w:rsidRPr="00186B6B">
        <w:rPr>
          <w:rFonts w:ascii="Times New Roman" w:hAnsi="Times New Roman"/>
          <w:color w:val="000000" w:themeColor="text1"/>
        </w:rPr>
        <w:t xml:space="preserve"> </w:t>
      </w:r>
      <w:proofErr w:type="spellStart"/>
      <w:r w:rsidR="00FC0077" w:rsidRPr="00186B6B">
        <w:rPr>
          <w:rFonts w:ascii="Times New Roman" w:hAnsi="Times New Roman"/>
          <w:color w:val="000000" w:themeColor="text1"/>
        </w:rPr>
        <w:t>Pravoslavnyi</w:t>
      </w:r>
      <w:proofErr w:type="spellEnd"/>
      <w:r w:rsidR="00FC0077" w:rsidRPr="00186B6B">
        <w:rPr>
          <w:rFonts w:ascii="Times New Roman" w:hAnsi="Times New Roman"/>
          <w:color w:val="000000" w:themeColor="text1"/>
        </w:rPr>
        <w:t xml:space="preserve"> </w:t>
      </w:r>
      <w:proofErr w:type="spellStart"/>
      <w:r w:rsidR="00FC0077" w:rsidRPr="00186B6B">
        <w:rPr>
          <w:rFonts w:ascii="Times New Roman" w:hAnsi="Times New Roman"/>
          <w:color w:val="000000" w:themeColor="text1"/>
        </w:rPr>
        <w:t>sviato-Tikhonovskii</w:t>
      </w:r>
      <w:proofErr w:type="spellEnd"/>
      <w:r w:rsidR="00FC0077" w:rsidRPr="00186B6B">
        <w:rPr>
          <w:rFonts w:ascii="Times New Roman" w:hAnsi="Times New Roman"/>
          <w:color w:val="000000" w:themeColor="text1"/>
        </w:rPr>
        <w:t xml:space="preserve"> </w:t>
      </w:r>
      <w:proofErr w:type="spellStart"/>
      <w:r w:rsidR="004159EB">
        <w:rPr>
          <w:rFonts w:ascii="Times New Roman" w:hAnsi="Times New Roman"/>
          <w:color w:val="000000" w:themeColor="text1"/>
        </w:rPr>
        <w:t>G</w:t>
      </w:r>
      <w:r w:rsidR="00FC0077" w:rsidRPr="00186B6B">
        <w:rPr>
          <w:rFonts w:ascii="Times New Roman" w:hAnsi="Times New Roman"/>
          <w:color w:val="000000" w:themeColor="text1"/>
        </w:rPr>
        <w:t>umanitarnyi</w:t>
      </w:r>
      <w:proofErr w:type="spellEnd"/>
      <w:r w:rsidR="00FC0077" w:rsidRPr="00186B6B">
        <w:rPr>
          <w:rFonts w:ascii="Times New Roman" w:hAnsi="Times New Roman"/>
          <w:color w:val="000000" w:themeColor="text1"/>
        </w:rPr>
        <w:t xml:space="preserve"> </w:t>
      </w:r>
      <w:proofErr w:type="spellStart"/>
      <w:r w:rsidR="004159EB">
        <w:rPr>
          <w:rFonts w:ascii="Times New Roman" w:hAnsi="Times New Roman"/>
          <w:color w:val="000000" w:themeColor="text1"/>
        </w:rPr>
        <w:t>U</w:t>
      </w:r>
      <w:r w:rsidR="00FC0077" w:rsidRPr="00186B6B">
        <w:rPr>
          <w:rFonts w:ascii="Times New Roman" w:hAnsi="Times New Roman"/>
          <w:color w:val="000000" w:themeColor="text1"/>
        </w:rPr>
        <w:t>niversitet</w:t>
      </w:r>
      <w:proofErr w:type="spellEnd"/>
      <w:r w:rsidR="00FC0077" w:rsidRPr="00186B6B">
        <w:rPr>
          <w:rFonts w:ascii="Times New Roman" w:hAnsi="Times New Roman"/>
          <w:color w:val="000000" w:themeColor="text1"/>
        </w:rPr>
        <w:t>, 2012</w:t>
      </w:r>
      <w:r w:rsidR="00FC0077">
        <w:rPr>
          <w:rFonts w:ascii="Times New Roman" w:hAnsi="Times New Roman"/>
          <w:color w:val="000000" w:themeColor="text1"/>
        </w:rPr>
        <w:t>)</w:t>
      </w:r>
      <w:r w:rsidR="00FC0077" w:rsidRPr="00186B6B">
        <w:rPr>
          <w:rFonts w:ascii="Times New Roman" w:hAnsi="Times New Roman"/>
          <w:color w:val="000000" w:themeColor="text1"/>
        </w:rPr>
        <w:t xml:space="preserve">. </w:t>
      </w:r>
    </w:p>
  </w:footnote>
  <w:footnote w:id="28">
    <w:p w14:paraId="6870FAEC" w14:textId="41CE8F85" w:rsidR="00FC2551" w:rsidRPr="00AF4050" w:rsidRDefault="00FC2551" w:rsidP="00AF4050">
      <w:pPr>
        <w:pStyle w:val="Heading1"/>
        <w:spacing w:before="0" w:beforeAutospacing="0" w:after="0" w:afterAutospacing="0"/>
        <w:contextualSpacing/>
        <w:rPr>
          <w:b w:val="0"/>
          <w:bCs w:val="0"/>
          <w:color w:val="000000" w:themeColor="text1"/>
          <w:sz w:val="20"/>
          <w:szCs w:val="20"/>
        </w:rPr>
      </w:pPr>
      <w:r w:rsidRPr="00AF4050">
        <w:rPr>
          <w:rStyle w:val="FootnoteReference"/>
          <w:b w:val="0"/>
          <w:bCs w:val="0"/>
          <w:sz w:val="20"/>
          <w:szCs w:val="20"/>
        </w:rPr>
        <w:footnoteRef/>
      </w:r>
      <w:r w:rsidRPr="00AF4050">
        <w:rPr>
          <w:b w:val="0"/>
          <w:bCs w:val="0"/>
          <w:sz w:val="20"/>
          <w:szCs w:val="20"/>
        </w:rPr>
        <w:t xml:space="preserve"> </w:t>
      </w:r>
      <w:r w:rsidR="00857965" w:rsidRPr="00857965">
        <w:rPr>
          <w:b w:val="0"/>
          <w:bCs w:val="0"/>
          <w:color w:val="000000" w:themeColor="text1"/>
          <w:sz w:val="20"/>
          <w:szCs w:val="20"/>
        </w:rPr>
        <w:t>Anderson</w:t>
      </w:r>
      <w:r w:rsidR="00857965" w:rsidRPr="00857965">
        <w:rPr>
          <w:b w:val="0"/>
          <w:bCs w:val="0"/>
          <w:i/>
          <w:color w:val="000000" w:themeColor="text1"/>
          <w:sz w:val="20"/>
          <w:szCs w:val="20"/>
        </w:rPr>
        <w:t>, No East or West</w:t>
      </w:r>
      <w:r w:rsidR="00857965">
        <w:rPr>
          <w:b w:val="0"/>
          <w:bCs w:val="0"/>
          <w:i/>
          <w:color w:val="000000" w:themeColor="text1"/>
          <w:sz w:val="20"/>
          <w:szCs w:val="20"/>
        </w:rPr>
        <w:t xml:space="preserve">, </w:t>
      </w:r>
      <w:r w:rsidRPr="00AF4050">
        <w:rPr>
          <w:b w:val="0"/>
          <w:bCs w:val="0"/>
          <w:sz w:val="20"/>
          <w:szCs w:val="20"/>
        </w:rPr>
        <w:t>34</w:t>
      </w:r>
      <w:r w:rsidR="00066255">
        <w:rPr>
          <w:b w:val="0"/>
          <w:bCs w:val="0"/>
          <w:sz w:val="20"/>
          <w:szCs w:val="20"/>
        </w:rPr>
        <w:t>–</w:t>
      </w:r>
      <w:r w:rsidRPr="00AF4050">
        <w:rPr>
          <w:b w:val="0"/>
          <w:bCs w:val="0"/>
          <w:sz w:val="20"/>
          <w:szCs w:val="20"/>
        </w:rPr>
        <w:t>35</w:t>
      </w:r>
      <w:r w:rsidR="008775BA" w:rsidRPr="00AF4050">
        <w:rPr>
          <w:b w:val="0"/>
          <w:bCs w:val="0"/>
          <w:sz w:val="20"/>
          <w:szCs w:val="20"/>
        </w:rPr>
        <w:t xml:space="preserve">; </w:t>
      </w:r>
      <w:r w:rsidR="00E519A0" w:rsidRPr="00AF4050">
        <w:rPr>
          <w:b w:val="0"/>
          <w:bCs w:val="0"/>
          <w:sz w:val="20"/>
          <w:szCs w:val="20"/>
        </w:rPr>
        <w:t xml:space="preserve">John R. Mott had met Tikhon </w:t>
      </w:r>
      <w:r w:rsidR="008775BA" w:rsidRPr="00AF4050">
        <w:rPr>
          <w:b w:val="0"/>
          <w:bCs w:val="0"/>
          <w:sz w:val="20"/>
          <w:szCs w:val="20"/>
        </w:rPr>
        <w:t xml:space="preserve">earlier </w:t>
      </w:r>
      <w:r w:rsidR="00E519A0" w:rsidRPr="00AF4050">
        <w:rPr>
          <w:b w:val="0"/>
          <w:bCs w:val="0"/>
          <w:sz w:val="20"/>
          <w:szCs w:val="20"/>
        </w:rPr>
        <w:t>during the Root mission in the summer of 1917.</w:t>
      </w:r>
      <w:r w:rsidR="00AF4050">
        <w:rPr>
          <w:b w:val="0"/>
          <w:bCs w:val="0"/>
          <w:sz w:val="20"/>
          <w:szCs w:val="20"/>
        </w:rPr>
        <w:t xml:space="preserve"> </w:t>
      </w:r>
      <w:r w:rsidR="00AF4050" w:rsidRPr="00AF4050">
        <w:rPr>
          <w:b w:val="0"/>
          <w:bCs w:val="0"/>
          <w:color w:val="000000" w:themeColor="text1"/>
          <w:sz w:val="20"/>
          <w:szCs w:val="20"/>
        </w:rPr>
        <w:t xml:space="preserve">See </w:t>
      </w:r>
      <w:r w:rsidR="00EE06F3">
        <w:rPr>
          <w:b w:val="0"/>
          <w:bCs w:val="0"/>
          <w:color w:val="000000" w:themeColor="text1"/>
          <w:sz w:val="20"/>
          <w:szCs w:val="20"/>
        </w:rPr>
        <w:t xml:space="preserve">also </w:t>
      </w:r>
      <w:r w:rsidR="00AF4050" w:rsidRPr="00AF4050">
        <w:rPr>
          <w:b w:val="0"/>
          <w:bCs w:val="0"/>
          <w:color w:val="000000" w:themeColor="text1"/>
          <w:sz w:val="20"/>
          <w:szCs w:val="20"/>
        </w:rPr>
        <w:t xml:space="preserve">Jane Swan, </w:t>
      </w:r>
      <w:r w:rsidR="00AF4050" w:rsidRPr="00AF4050">
        <w:rPr>
          <w:b w:val="0"/>
          <w:bCs w:val="0"/>
          <w:i/>
          <w:iCs/>
          <w:color w:val="000000" w:themeColor="text1"/>
          <w:sz w:val="20"/>
          <w:szCs w:val="20"/>
        </w:rPr>
        <w:t xml:space="preserve">Chosen For His People: A Biography of Patriarch Tikhon, </w:t>
      </w:r>
      <w:r w:rsidR="00AF4050" w:rsidRPr="00AF4050">
        <w:rPr>
          <w:b w:val="0"/>
          <w:bCs w:val="0"/>
          <w:color w:val="000000" w:themeColor="text1"/>
          <w:sz w:val="20"/>
          <w:szCs w:val="20"/>
        </w:rPr>
        <w:t>preface by Scott Kenworthy (Jordanville, NY: Holy Trinity Seminary Press, 2015).</w:t>
      </w:r>
    </w:p>
  </w:footnote>
  <w:footnote w:id="29">
    <w:p w14:paraId="4CA17A20" w14:textId="2F783EB0" w:rsidR="003C777C" w:rsidRPr="00AF4050" w:rsidRDefault="003C777C" w:rsidP="003C777C">
      <w:pPr>
        <w:rPr>
          <w:rFonts w:ascii="Times New Roman" w:hAnsi="Times New Roman" w:cs="Times New Roman"/>
          <w:color w:val="000000" w:themeColor="text1"/>
          <w:sz w:val="20"/>
          <w:szCs w:val="20"/>
        </w:rPr>
      </w:pPr>
      <w:r w:rsidRPr="00AF4050">
        <w:rPr>
          <w:rStyle w:val="FootnoteReference"/>
          <w:rFonts w:ascii="Times New Roman" w:hAnsi="Times New Roman" w:cs="Times New Roman"/>
          <w:color w:val="000000" w:themeColor="text1"/>
          <w:sz w:val="20"/>
          <w:szCs w:val="20"/>
        </w:rPr>
        <w:footnoteRef/>
      </w:r>
      <w:r w:rsidRPr="00AF4050">
        <w:rPr>
          <w:rFonts w:ascii="Times New Roman" w:hAnsi="Times New Roman" w:cs="Times New Roman"/>
          <w:color w:val="000000" w:themeColor="text1"/>
          <w:sz w:val="20"/>
          <w:szCs w:val="20"/>
        </w:rPr>
        <w:t xml:space="preserve"> Anderson </w:t>
      </w:r>
      <w:r w:rsidR="0062433D">
        <w:rPr>
          <w:rFonts w:ascii="Times New Roman" w:hAnsi="Times New Roman" w:cs="Times New Roman"/>
          <w:color w:val="000000" w:themeColor="text1"/>
          <w:sz w:val="20"/>
          <w:szCs w:val="20"/>
        </w:rPr>
        <w:t xml:space="preserve">to </w:t>
      </w:r>
      <w:proofErr w:type="spellStart"/>
      <w:r w:rsidRPr="00AF4050">
        <w:rPr>
          <w:rFonts w:ascii="Times New Roman" w:hAnsi="Times New Roman" w:cs="Times New Roman"/>
          <w:color w:val="000000" w:themeColor="text1"/>
          <w:sz w:val="20"/>
          <w:szCs w:val="20"/>
        </w:rPr>
        <w:t>Troubetzkoy</w:t>
      </w:r>
      <w:proofErr w:type="spellEnd"/>
      <w:r w:rsidR="00497449">
        <w:rPr>
          <w:rFonts w:ascii="Times New Roman" w:hAnsi="Times New Roman" w:cs="Times New Roman"/>
          <w:color w:val="000000" w:themeColor="text1"/>
          <w:sz w:val="20"/>
          <w:szCs w:val="20"/>
        </w:rPr>
        <w:t xml:space="preserve">, </w:t>
      </w:r>
      <w:r w:rsidRPr="00AF4050">
        <w:rPr>
          <w:rFonts w:ascii="Times New Roman" w:hAnsi="Times New Roman" w:cs="Times New Roman"/>
          <w:color w:val="000000" w:themeColor="text1"/>
          <w:sz w:val="20"/>
          <w:szCs w:val="20"/>
        </w:rPr>
        <w:t>1</w:t>
      </w:r>
      <w:r w:rsidR="00066255">
        <w:rPr>
          <w:rFonts w:ascii="Times New Roman" w:hAnsi="Times New Roman" w:cs="Times New Roman"/>
          <w:color w:val="000000" w:themeColor="text1"/>
          <w:sz w:val="20"/>
          <w:szCs w:val="20"/>
        </w:rPr>
        <w:t>–</w:t>
      </w:r>
      <w:r w:rsidRPr="00AF4050">
        <w:rPr>
          <w:rFonts w:ascii="Times New Roman" w:hAnsi="Times New Roman" w:cs="Times New Roman"/>
          <w:color w:val="000000" w:themeColor="text1"/>
          <w:sz w:val="20"/>
          <w:szCs w:val="20"/>
        </w:rPr>
        <w:t>2</w:t>
      </w:r>
      <w:r w:rsidR="00497449">
        <w:rPr>
          <w:rFonts w:ascii="Times New Roman" w:hAnsi="Times New Roman" w:cs="Times New Roman"/>
          <w:color w:val="000000" w:themeColor="text1"/>
          <w:sz w:val="20"/>
          <w:szCs w:val="20"/>
        </w:rPr>
        <w:t>.</w:t>
      </w:r>
    </w:p>
  </w:footnote>
  <w:footnote w:id="30">
    <w:p w14:paraId="2FA77886" w14:textId="74D94308" w:rsidR="00FC2551" w:rsidRPr="00AF4050" w:rsidRDefault="00FC2551">
      <w:pPr>
        <w:pStyle w:val="FootnoteText"/>
        <w:rPr>
          <w:rFonts w:ascii="Times New Roman" w:hAnsi="Times New Roman"/>
        </w:rPr>
      </w:pPr>
      <w:r w:rsidRPr="00AF4050">
        <w:rPr>
          <w:rStyle w:val="FootnoteReference"/>
          <w:rFonts w:ascii="Times New Roman" w:hAnsi="Times New Roman"/>
          <w:color w:val="000000" w:themeColor="text1"/>
        </w:rPr>
        <w:footnoteRef/>
      </w:r>
      <w:r w:rsidRPr="00AF4050">
        <w:rPr>
          <w:rFonts w:ascii="Times New Roman" w:hAnsi="Times New Roman"/>
          <w:color w:val="000000" w:themeColor="text1"/>
        </w:rPr>
        <w:t xml:space="preserve"> </w:t>
      </w:r>
      <w:r w:rsidR="00857965" w:rsidRPr="004E4DCD">
        <w:rPr>
          <w:rFonts w:ascii="Times New Roman" w:hAnsi="Times New Roman"/>
          <w:color w:val="000000" w:themeColor="text1"/>
        </w:rPr>
        <w:t>Anderson</w:t>
      </w:r>
      <w:r w:rsidR="00857965" w:rsidRPr="004E4DCD">
        <w:rPr>
          <w:rFonts w:ascii="Times New Roman" w:hAnsi="Times New Roman"/>
          <w:i/>
          <w:color w:val="000000" w:themeColor="text1"/>
        </w:rPr>
        <w:t>, No East or West</w:t>
      </w:r>
      <w:r w:rsidR="00857965">
        <w:rPr>
          <w:rFonts w:ascii="Times New Roman" w:hAnsi="Times New Roman"/>
          <w:i/>
          <w:color w:val="000000" w:themeColor="text1"/>
        </w:rPr>
        <w:t xml:space="preserve">, </w:t>
      </w:r>
      <w:r w:rsidRPr="00AF4050">
        <w:rPr>
          <w:rFonts w:ascii="Times New Roman" w:hAnsi="Times New Roman"/>
          <w:color w:val="000000" w:themeColor="text1"/>
        </w:rPr>
        <w:t>35</w:t>
      </w:r>
      <w:r w:rsidR="006812D3" w:rsidRPr="00AF4050">
        <w:rPr>
          <w:rFonts w:ascii="Times New Roman" w:hAnsi="Times New Roman"/>
          <w:color w:val="000000" w:themeColor="text1"/>
        </w:rPr>
        <w:t>.</w:t>
      </w:r>
    </w:p>
  </w:footnote>
  <w:footnote w:id="31">
    <w:p w14:paraId="4318EA00" w14:textId="0C861D95" w:rsidR="00FA5794" w:rsidRPr="007506C1" w:rsidRDefault="00FA5794" w:rsidP="00FA5794">
      <w:pPr>
        <w:contextualSpacing/>
        <w:rPr>
          <w:rFonts w:ascii="Times New Roman" w:hAnsi="Times New Roman" w:cs="Times New Roman"/>
          <w:color w:val="000000" w:themeColor="text1"/>
          <w:sz w:val="20"/>
          <w:szCs w:val="20"/>
        </w:rPr>
      </w:pPr>
      <w:r w:rsidRPr="007506C1">
        <w:rPr>
          <w:rStyle w:val="FootnoteReference"/>
          <w:rFonts w:ascii="Times New Roman" w:hAnsi="Times New Roman" w:cs="Times New Roman"/>
          <w:color w:val="000000" w:themeColor="text1"/>
          <w:sz w:val="20"/>
          <w:szCs w:val="20"/>
        </w:rPr>
        <w:footnoteRef/>
      </w:r>
      <w:r w:rsidRPr="007506C1">
        <w:rPr>
          <w:rFonts w:ascii="Times New Roman" w:hAnsi="Times New Roman" w:cs="Times New Roman"/>
          <w:color w:val="000000" w:themeColor="text1"/>
          <w:sz w:val="20"/>
          <w:szCs w:val="20"/>
        </w:rPr>
        <w:t xml:space="preserve"> P</w:t>
      </w:r>
      <w:r w:rsidR="00C71990">
        <w:rPr>
          <w:rFonts w:ascii="Times New Roman" w:hAnsi="Times New Roman" w:cs="Times New Roman"/>
          <w:color w:val="000000" w:themeColor="text1"/>
          <w:sz w:val="20"/>
          <w:szCs w:val="20"/>
        </w:rPr>
        <w:t xml:space="preserve">aul </w:t>
      </w:r>
      <w:r w:rsidRPr="007506C1">
        <w:rPr>
          <w:rFonts w:ascii="Times New Roman" w:hAnsi="Times New Roman" w:cs="Times New Roman"/>
          <w:color w:val="000000" w:themeColor="text1"/>
          <w:sz w:val="20"/>
          <w:szCs w:val="20"/>
        </w:rPr>
        <w:t>B</w:t>
      </w:r>
      <w:r w:rsidR="00C71990">
        <w:rPr>
          <w:rFonts w:ascii="Times New Roman" w:hAnsi="Times New Roman" w:cs="Times New Roman"/>
          <w:color w:val="000000" w:themeColor="text1"/>
          <w:sz w:val="20"/>
          <w:szCs w:val="20"/>
        </w:rPr>
        <w:t xml:space="preserve">. </w:t>
      </w:r>
      <w:r w:rsidRPr="007506C1">
        <w:rPr>
          <w:rFonts w:ascii="Times New Roman" w:hAnsi="Times New Roman" w:cs="Times New Roman"/>
          <w:color w:val="000000" w:themeColor="text1"/>
          <w:sz w:val="20"/>
          <w:szCs w:val="20"/>
        </w:rPr>
        <w:t>A</w:t>
      </w:r>
      <w:r w:rsidR="00C71990">
        <w:rPr>
          <w:rFonts w:ascii="Times New Roman" w:hAnsi="Times New Roman" w:cs="Times New Roman"/>
          <w:color w:val="000000" w:themeColor="text1"/>
          <w:sz w:val="20"/>
          <w:szCs w:val="20"/>
        </w:rPr>
        <w:t>nderson</w:t>
      </w:r>
      <w:r w:rsidRPr="007506C1">
        <w:rPr>
          <w:rFonts w:ascii="Times New Roman" w:hAnsi="Times New Roman" w:cs="Times New Roman"/>
          <w:color w:val="000000" w:themeColor="text1"/>
          <w:sz w:val="20"/>
          <w:szCs w:val="20"/>
        </w:rPr>
        <w:t>, “Russian Work – Policy Study,” November 23, 1943</w:t>
      </w:r>
      <w:r w:rsidR="00497449">
        <w:rPr>
          <w:rFonts w:ascii="Times New Roman" w:hAnsi="Times New Roman" w:cs="Times New Roman"/>
          <w:color w:val="000000" w:themeColor="text1"/>
          <w:sz w:val="20"/>
          <w:szCs w:val="20"/>
        </w:rPr>
        <w:t xml:space="preserve">, </w:t>
      </w:r>
      <w:r w:rsidRPr="007506C1">
        <w:rPr>
          <w:rFonts w:ascii="Times New Roman" w:hAnsi="Times New Roman" w:cs="Times New Roman"/>
          <w:color w:val="000000" w:themeColor="text1"/>
          <w:sz w:val="20"/>
          <w:szCs w:val="20"/>
        </w:rPr>
        <w:t>6</w:t>
      </w:r>
      <w:r w:rsidR="006063E3">
        <w:rPr>
          <w:rFonts w:ascii="Times New Roman" w:hAnsi="Times New Roman" w:cs="Times New Roman"/>
          <w:color w:val="000000" w:themeColor="text1"/>
          <w:sz w:val="20"/>
          <w:szCs w:val="20"/>
        </w:rPr>
        <w:t xml:space="preserve"> (</w:t>
      </w:r>
      <w:r w:rsidR="00497449" w:rsidRPr="00952DDE">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497449">
        <w:rPr>
          <w:rFonts w:ascii="Times New Roman" w:hAnsi="Times New Roman" w:cs="Times New Roman"/>
          <w:color w:val="000000" w:themeColor="text1"/>
          <w:sz w:val="20"/>
          <w:szCs w:val="20"/>
        </w:rPr>
        <w:t>.</w:t>
      </w:r>
    </w:p>
  </w:footnote>
  <w:footnote w:id="32">
    <w:p w14:paraId="41F5E6A0" w14:textId="68A27BFF" w:rsidR="007506C1" w:rsidRPr="007506C1" w:rsidRDefault="007506C1" w:rsidP="007506C1">
      <w:pPr>
        <w:rPr>
          <w:rFonts w:ascii="Times New Roman" w:hAnsi="Times New Roman" w:cs="Times New Roman"/>
          <w:color w:val="000000" w:themeColor="text1"/>
          <w:sz w:val="20"/>
          <w:szCs w:val="20"/>
        </w:rPr>
      </w:pPr>
      <w:r w:rsidRPr="007506C1">
        <w:rPr>
          <w:rStyle w:val="FootnoteReference"/>
          <w:rFonts w:ascii="Times New Roman" w:hAnsi="Times New Roman" w:cs="Times New Roman"/>
          <w:color w:val="000000" w:themeColor="text1"/>
          <w:sz w:val="20"/>
          <w:szCs w:val="20"/>
        </w:rPr>
        <w:footnoteRef/>
      </w:r>
      <w:r w:rsidR="0062433D">
        <w:rPr>
          <w:rFonts w:ascii="Times New Roman" w:hAnsi="Times New Roman" w:cs="Times New Roman"/>
          <w:color w:val="000000" w:themeColor="text1"/>
          <w:sz w:val="20"/>
          <w:szCs w:val="20"/>
        </w:rPr>
        <w:t xml:space="preserve"> </w:t>
      </w:r>
      <w:r w:rsidRPr="007506C1">
        <w:rPr>
          <w:rFonts w:ascii="Times New Roman" w:hAnsi="Times New Roman" w:cs="Times New Roman"/>
          <w:color w:val="000000" w:themeColor="text1"/>
          <w:sz w:val="20"/>
          <w:szCs w:val="20"/>
        </w:rPr>
        <w:t>A</w:t>
      </w:r>
      <w:r w:rsidR="00C71990">
        <w:rPr>
          <w:rFonts w:ascii="Times New Roman" w:hAnsi="Times New Roman" w:cs="Times New Roman"/>
          <w:color w:val="000000" w:themeColor="text1"/>
          <w:sz w:val="20"/>
          <w:szCs w:val="20"/>
        </w:rPr>
        <w:t>nderson</w:t>
      </w:r>
      <w:r w:rsidRPr="007506C1">
        <w:rPr>
          <w:rFonts w:ascii="Times New Roman" w:hAnsi="Times New Roman" w:cs="Times New Roman"/>
          <w:color w:val="000000" w:themeColor="text1"/>
          <w:sz w:val="20"/>
          <w:szCs w:val="20"/>
        </w:rPr>
        <w:t xml:space="preserve"> </w:t>
      </w:r>
      <w:r w:rsidR="0062433D">
        <w:rPr>
          <w:rFonts w:ascii="Times New Roman" w:hAnsi="Times New Roman" w:cs="Times New Roman"/>
          <w:color w:val="000000" w:themeColor="text1"/>
          <w:sz w:val="20"/>
          <w:szCs w:val="20"/>
        </w:rPr>
        <w:t xml:space="preserve">to </w:t>
      </w:r>
      <w:proofErr w:type="spellStart"/>
      <w:r w:rsidRPr="007506C1">
        <w:rPr>
          <w:rFonts w:ascii="Times New Roman" w:hAnsi="Times New Roman" w:cs="Times New Roman"/>
          <w:color w:val="000000" w:themeColor="text1"/>
          <w:sz w:val="20"/>
          <w:szCs w:val="20"/>
        </w:rPr>
        <w:t>Troubetzkoy</w:t>
      </w:r>
      <w:proofErr w:type="spellEnd"/>
      <w:r w:rsidR="0062433D">
        <w:rPr>
          <w:rFonts w:ascii="Times New Roman" w:hAnsi="Times New Roman" w:cs="Times New Roman"/>
          <w:color w:val="000000" w:themeColor="text1"/>
          <w:sz w:val="20"/>
          <w:szCs w:val="20"/>
        </w:rPr>
        <w:t xml:space="preserve">, </w:t>
      </w:r>
      <w:r w:rsidRPr="007506C1">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w:t>
      </w:r>
    </w:p>
  </w:footnote>
  <w:footnote w:id="33">
    <w:p w14:paraId="305A326F" w14:textId="10C8C906" w:rsidR="0041172E" w:rsidRPr="0077485C" w:rsidRDefault="0077485C" w:rsidP="0077485C">
      <w:pPr>
        <w:contextualSpacing/>
        <w:rPr>
          <w:rFonts w:ascii="Times New Roman" w:eastAsia="Times New Roman" w:hAnsi="Times New Roman" w:cs="Times New Roman"/>
          <w:color w:val="000000" w:themeColor="text1"/>
          <w:sz w:val="20"/>
          <w:szCs w:val="20"/>
        </w:rPr>
      </w:pPr>
      <w:r w:rsidRPr="007506C1">
        <w:rPr>
          <w:rStyle w:val="FootnoteReference"/>
          <w:rFonts w:ascii="Times New Roman" w:hAnsi="Times New Roman" w:cs="Times New Roman"/>
          <w:color w:val="000000" w:themeColor="text1"/>
          <w:sz w:val="20"/>
          <w:szCs w:val="20"/>
        </w:rPr>
        <w:footnoteRef/>
      </w:r>
      <w:r w:rsidRPr="007506C1">
        <w:rPr>
          <w:rFonts w:ascii="Times New Roman" w:hAnsi="Times New Roman" w:cs="Times New Roman"/>
          <w:color w:val="000000" w:themeColor="text1"/>
          <w:sz w:val="20"/>
          <w:szCs w:val="20"/>
        </w:rPr>
        <w:t xml:space="preserve"> </w:t>
      </w:r>
      <w:r w:rsidRPr="007506C1">
        <w:rPr>
          <w:rFonts w:ascii="Times New Roman" w:eastAsia="Times New Roman" w:hAnsi="Times New Roman" w:cs="Times New Roman"/>
          <w:color w:val="000000" w:themeColor="text1"/>
          <w:sz w:val="20"/>
          <w:szCs w:val="20"/>
        </w:rPr>
        <w:t>P</w:t>
      </w:r>
      <w:r w:rsidR="00C71990">
        <w:rPr>
          <w:rFonts w:ascii="Times New Roman" w:eastAsia="Times New Roman" w:hAnsi="Times New Roman" w:cs="Times New Roman"/>
          <w:color w:val="000000" w:themeColor="text1"/>
          <w:sz w:val="20"/>
          <w:szCs w:val="20"/>
        </w:rPr>
        <w:t xml:space="preserve">aul </w:t>
      </w:r>
      <w:r w:rsidRPr="007506C1">
        <w:rPr>
          <w:rFonts w:ascii="Times New Roman" w:eastAsia="Times New Roman" w:hAnsi="Times New Roman" w:cs="Times New Roman"/>
          <w:color w:val="000000" w:themeColor="text1"/>
          <w:sz w:val="20"/>
          <w:szCs w:val="20"/>
        </w:rPr>
        <w:t>B</w:t>
      </w:r>
      <w:r w:rsidR="00C71990">
        <w:rPr>
          <w:rFonts w:ascii="Times New Roman" w:eastAsia="Times New Roman" w:hAnsi="Times New Roman" w:cs="Times New Roman"/>
          <w:color w:val="000000" w:themeColor="text1"/>
          <w:sz w:val="20"/>
          <w:szCs w:val="20"/>
        </w:rPr>
        <w:t xml:space="preserve">. </w:t>
      </w:r>
      <w:r w:rsidRPr="007506C1">
        <w:rPr>
          <w:rFonts w:ascii="Times New Roman" w:eastAsia="Times New Roman" w:hAnsi="Times New Roman" w:cs="Times New Roman"/>
          <w:color w:val="000000" w:themeColor="text1"/>
          <w:sz w:val="20"/>
          <w:szCs w:val="20"/>
        </w:rPr>
        <w:t>A</w:t>
      </w:r>
      <w:r w:rsidR="00C71990">
        <w:rPr>
          <w:rFonts w:ascii="Times New Roman" w:eastAsia="Times New Roman" w:hAnsi="Times New Roman" w:cs="Times New Roman"/>
          <w:color w:val="000000" w:themeColor="text1"/>
          <w:sz w:val="20"/>
          <w:szCs w:val="20"/>
        </w:rPr>
        <w:t>nderson</w:t>
      </w:r>
      <w:r w:rsidRPr="007506C1">
        <w:rPr>
          <w:rFonts w:ascii="Times New Roman" w:eastAsia="Times New Roman" w:hAnsi="Times New Roman" w:cs="Times New Roman"/>
          <w:color w:val="000000" w:themeColor="text1"/>
          <w:sz w:val="20"/>
          <w:szCs w:val="20"/>
        </w:rPr>
        <w:t xml:space="preserve"> </w:t>
      </w:r>
      <w:r w:rsidR="001F04C7">
        <w:rPr>
          <w:rFonts w:ascii="Times New Roman" w:eastAsia="Times New Roman" w:hAnsi="Times New Roman" w:cs="Times New Roman"/>
          <w:color w:val="000000" w:themeColor="text1"/>
          <w:sz w:val="20"/>
          <w:szCs w:val="20"/>
        </w:rPr>
        <w:t xml:space="preserve">letter </w:t>
      </w:r>
      <w:r w:rsidRPr="007506C1">
        <w:rPr>
          <w:rFonts w:ascii="Times New Roman" w:eastAsia="Times New Roman" w:hAnsi="Times New Roman" w:cs="Times New Roman"/>
          <w:color w:val="000000" w:themeColor="text1"/>
          <w:sz w:val="20"/>
          <w:szCs w:val="20"/>
        </w:rPr>
        <w:t>to John Randle, YMCA National Board, Archivist, September 29, year unknown</w:t>
      </w:r>
      <w:r w:rsidR="00E75247">
        <w:rPr>
          <w:rFonts w:ascii="Times New Roman" w:eastAsia="Times New Roman" w:hAnsi="Times New Roman" w:cs="Times New Roman"/>
          <w:color w:val="000000" w:themeColor="text1"/>
          <w:sz w:val="20"/>
          <w:szCs w:val="20"/>
        </w:rPr>
        <w:t xml:space="preserve">, </w:t>
      </w:r>
      <w:r w:rsidR="00A706D8" w:rsidRPr="00952DDE">
        <w:rPr>
          <w:rFonts w:ascii="Times New Roman" w:hAnsi="Times New Roman" w:cs="Times New Roman"/>
          <w:color w:val="000000" w:themeColor="text1"/>
          <w:sz w:val="20"/>
          <w:szCs w:val="20"/>
        </w:rPr>
        <w:t>PBAFP KFYA</w:t>
      </w:r>
      <w:r w:rsidR="00A706D8">
        <w:rPr>
          <w:rFonts w:ascii="Times New Roman" w:eastAsia="Times New Roman" w:hAnsi="Times New Roman" w:cs="Times New Roman"/>
          <w:color w:val="000000" w:themeColor="text1"/>
          <w:sz w:val="20"/>
          <w:szCs w:val="20"/>
        </w:rPr>
        <w:t xml:space="preserve">. </w:t>
      </w:r>
      <w:r w:rsidRPr="0077485C">
        <w:rPr>
          <w:rFonts w:ascii="Times New Roman" w:eastAsia="Times New Roman" w:hAnsi="Times New Roman" w:cs="Times New Roman"/>
          <w:color w:val="000000" w:themeColor="text1"/>
          <w:sz w:val="20"/>
          <w:szCs w:val="20"/>
        </w:rPr>
        <w:t xml:space="preserve">Anderson was given a copy of the book </w:t>
      </w:r>
      <w:r w:rsidRPr="0077485C">
        <w:rPr>
          <w:rFonts w:ascii="Times New Roman" w:eastAsia="Times New Roman" w:hAnsi="Times New Roman" w:cs="Times New Roman"/>
          <w:i/>
          <w:iCs/>
          <w:color w:val="000000" w:themeColor="text1"/>
          <w:sz w:val="20"/>
          <w:szCs w:val="20"/>
        </w:rPr>
        <w:t xml:space="preserve">The </w:t>
      </w:r>
      <w:proofErr w:type="spellStart"/>
      <w:r w:rsidRPr="0077485C">
        <w:rPr>
          <w:rFonts w:ascii="Times New Roman" w:eastAsia="Times New Roman" w:hAnsi="Times New Roman" w:cs="Times New Roman"/>
          <w:i/>
          <w:iCs/>
          <w:color w:val="000000" w:themeColor="text1"/>
          <w:sz w:val="20"/>
          <w:szCs w:val="20"/>
        </w:rPr>
        <w:t>Alsos</w:t>
      </w:r>
      <w:proofErr w:type="spellEnd"/>
      <w:r w:rsidRPr="0077485C">
        <w:rPr>
          <w:rFonts w:ascii="Times New Roman" w:eastAsia="Times New Roman" w:hAnsi="Times New Roman" w:cs="Times New Roman"/>
          <w:i/>
          <w:iCs/>
          <w:color w:val="000000" w:themeColor="text1"/>
          <w:sz w:val="20"/>
          <w:szCs w:val="20"/>
        </w:rPr>
        <w:t xml:space="preserve"> Mission</w:t>
      </w:r>
      <w:r w:rsidRPr="0077485C">
        <w:rPr>
          <w:rFonts w:ascii="Times New Roman" w:eastAsia="Times New Roman" w:hAnsi="Times New Roman" w:cs="Times New Roman"/>
          <w:color w:val="000000" w:themeColor="text1"/>
          <w:sz w:val="20"/>
          <w:szCs w:val="20"/>
        </w:rPr>
        <w:t xml:space="preserve"> by the author, retired Colonel Boris T. Pash.</w:t>
      </w:r>
      <w:r w:rsidR="00A706D8">
        <w:rPr>
          <w:rFonts w:ascii="Times New Roman" w:eastAsia="Times New Roman" w:hAnsi="Times New Roman" w:cs="Times New Roman"/>
          <w:color w:val="000000" w:themeColor="text1"/>
          <w:sz w:val="20"/>
          <w:szCs w:val="20"/>
        </w:rPr>
        <w:t xml:space="preserve"> See</w:t>
      </w:r>
      <w:r w:rsidR="004159EB">
        <w:rPr>
          <w:rFonts w:ascii="Times New Roman" w:eastAsia="Times New Roman" w:hAnsi="Times New Roman" w:cs="Times New Roman"/>
          <w:color w:val="000000" w:themeColor="text1"/>
          <w:sz w:val="20"/>
          <w:szCs w:val="20"/>
        </w:rPr>
        <w:t xml:space="preserve"> “His Eminence, Metropolitan Theophilus </w:t>
      </w:r>
      <w:r w:rsidR="00CB38A7">
        <w:rPr>
          <w:rFonts w:ascii="Times New Roman" w:eastAsia="Times New Roman" w:hAnsi="Times New Roman" w:cs="Times New Roman"/>
          <w:color w:val="000000" w:themeColor="text1"/>
          <w:sz w:val="20"/>
          <w:szCs w:val="20"/>
        </w:rPr>
        <w:t>(</w:t>
      </w:r>
      <w:proofErr w:type="spellStart"/>
      <w:r w:rsidR="004159EB">
        <w:rPr>
          <w:rFonts w:ascii="Times New Roman" w:eastAsia="Times New Roman" w:hAnsi="Times New Roman" w:cs="Times New Roman"/>
          <w:color w:val="000000" w:themeColor="text1"/>
          <w:sz w:val="20"/>
          <w:szCs w:val="20"/>
        </w:rPr>
        <w:t>Pas</w:t>
      </w:r>
      <w:r w:rsidR="00E20FFB">
        <w:rPr>
          <w:rFonts w:ascii="Times New Roman" w:eastAsia="Times New Roman" w:hAnsi="Times New Roman" w:cs="Times New Roman"/>
          <w:color w:val="000000" w:themeColor="text1"/>
          <w:sz w:val="20"/>
          <w:szCs w:val="20"/>
        </w:rPr>
        <w:t>h</w:t>
      </w:r>
      <w:r w:rsidR="004159EB">
        <w:rPr>
          <w:rFonts w:ascii="Times New Roman" w:eastAsia="Times New Roman" w:hAnsi="Times New Roman" w:cs="Times New Roman"/>
          <w:color w:val="000000" w:themeColor="text1"/>
          <w:sz w:val="20"/>
          <w:szCs w:val="20"/>
        </w:rPr>
        <w:t>kovsky</w:t>
      </w:r>
      <w:proofErr w:type="spellEnd"/>
      <w:r w:rsidR="00CB38A7">
        <w:rPr>
          <w:rFonts w:ascii="Times New Roman" w:eastAsia="Times New Roman" w:hAnsi="Times New Roman" w:cs="Times New Roman"/>
          <w:color w:val="000000" w:themeColor="text1"/>
          <w:sz w:val="20"/>
          <w:szCs w:val="20"/>
        </w:rPr>
        <w:t>)</w:t>
      </w:r>
      <w:r w:rsidR="004159EB">
        <w:rPr>
          <w:rFonts w:ascii="Times New Roman" w:eastAsia="Times New Roman" w:hAnsi="Times New Roman" w:cs="Times New Roman"/>
          <w:color w:val="000000" w:themeColor="text1"/>
          <w:sz w:val="20"/>
          <w:szCs w:val="20"/>
        </w:rPr>
        <w:t xml:space="preserve">,” Orthodox Church in America, </w:t>
      </w:r>
      <w:hyperlink r:id="rId3" w:history="1">
        <w:r w:rsidR="004159EB" w:rsidRPr="008C06DC">
          <w:rPr>
            <w:rStyle w:val="Hyperlink"/>
            <w:rFonts w:ascii="Times New Roman" w:eastAsia="Times New Roman" w:hAnsi="Times New Roman" w:cs="Times New Roman"/>
            <w:sz w:val="20"/>
            <w:szCs w:val="20"/>
          </w:rPr>
          <w:t>https://www.oca.org/holy-synod/past-primates/theophilus-pashkovsky</w:t>
        </w:r>
      </w:hyperlink>
      <w:r w:rsidR="004159EB">
        <w:rPr>
          <w:rFonts w:ascii="Times New Roman" w:eastAsia="Times New Roman" w:hAnsi="Times New Roman" w:cs="Times New Roman"/>
          <w:color w:val="000000" w:themeColor="text1"/>
          <w:sz w:val="20"/>
          <w:szCs w:val="20"/>
        </w:rPr>
        <w:t xml:space="preserve"> (accessed November 6, 2023).</w:t>
      </w:r>
    </w:p>
  </w:footnote>
  <w:footnote w:id="34">
    <w:p w14:paraId="00AE4F5F" w14:textId="15856432" w:rsidR="00AC62F4" w:rsidRPr="00A520C3" w:rsidRDefault="00AC62F4" w:rsidP="00A520C3">
      <w:pPr>
        <w:pStyle w:val="FootnoteText"/>
        <w:contextualSpacing/>
        <w:rPr>
          <w:rFonts w:ascii="Times New Roman" w:hAnsi="Times New Roman"/>
        </w:rPr>
      </w:pPr>
      <w:r w:rsidRPr="00A520C3">
        <w:rPr>
          <w:rStyle w:val="FootnoteReference"/>
          <w:rFonts w:ascii="Times New Roman" w:hAnsi="Times New Roman"/>
        </w:rPr>
        <w:footnoteRef/>
      </w:r>
      <w:r w:rsidRPr="00A520C3">
        <w:rPr>
          <w:rFonts w:ascii="Times New Roman" w:hAnsi="Times New Roman"/>
        </w:rPr>
        <w:t xml:space="preserve"> </w:t>
      </w:r>
      <w:r w:rsidR="00EE5850" w:rsidRPr="004E4DCD">
        <w:rPr>
          <w:rFonts w:ascii="Times New Roman" w:hAnsi="Times New Roman"/>
          <w:color w:val="000000" w:themeColor="text1"/>
        </w:rPr>
        <w:t>Anderson</w:t>
      </w:r>
      <w:r w:rsidR="00EE5850" w:rsidRPr="004E4DCD">
        <w:rPr>
          <w:rFonts w:ascii="Times New Roman" w:hAnsi="Times New Roman"/>
          <w:i/>
          <w:color w:val="000000" w:themeColor="text1"/>
        </w:rPr>
        <w:t>, No East or West</w:t>
      </w:r>
      <w:r w:rsidR="00EE5850">
        <w:rPr>
          <w:rFonts w:ascii="Times New Roman" w:hAnsi="Times New Roman"/>
          <w:i/>
          <w:color w:val="000000" w:themeColor="text1"/>
        </w:rPr>
        <w:t xml:space="preserve">, </w:t>
      </w:r>
      <w:r w:rsidRPr="00A520C3">
        <w:rPr>
          <w:rFonts w:ascii="Times New Roman" w:hAnsi="Times New Roman"/>
        </w:rPr>
        <w:t>37</w:t>
      </w:r>
      <w:r w:rsidR="00E75247">
        <w:rPr>
          <w:rFonts w:ascii="Times New Roman" w:hAnsi="Times New Roman"/>
        </w:rPr>
        <w:t>. S</w:t>
      </w:r>
      <w:r w:rsidR="00A520C3" w:rsidRPr="00A520C3">
        <w:rPr>
          <w:rFonts w:ascii="Times New Roman" w:hAnsi="Times New Roman"/>
        </w:rPr>
        <w:t xml:space="preserve">ee </w:t>
      </w:r>
      <w:proofErr w:type="spellStart"/>
      <w:r w:rsidR="00A520C3" w:rsidRPr="00A520C3">
        <w:rPr>
          <w:rFonts w:ascii="Times New Roman" w:hAnsi="Times New Roman"/>
          <w:color w:val="1C1C1C"/>
          <w:kern w:val="36"/>
        </w:rPr>
        <w:t>Ul’iana</w:t>
      </w:r>
      <w:proofErr w:type="spellEnd"/>
      <w:r w:rsidR="00A520C3" w:rsidRPr="00A520C3">
        <w:rPr>
          <w:rFonts w:ascii="Times New Roman" w:hAnsi="Times New Roman"/>
          <w:color w:val="1C1C1C"/>
          <w:kern w:val="36"/>
        </w:rPr>
        <w:t xml:space="preserve"> Gutner, </w:t>
      </w:r>
      <w:proofErr w:type="spellStart"/>
      <w:r w:rsidR="00A520C3" w:rsidRPr="00A520C3">
        <w:rPr>
          <w:rFonts w:ascii="Times New Roman" w:hAnsi="Times New Roman"/>
          <w:i/>
          <w:iCs/>
          <w:color w:val="1C1C1C"/>
          <w:kern w:val="36"/>
        </w:rPr>
        <w:t>Russkoe</w:t>
      </w:r>
      <w:proofErr w:type="spellEnd"/>
      <w:r w:rsidR="00A520C3" w:rsidRPr="00A520C3">
        <w:rPr>
          <w:rFonts w:ascii="Times New Roman" w:hAnsi="Times New Roman"/>
          <w:i/>
          <w:iCs/>
          <w:color w:val="1C1C1C"/>
          <w:kern w:val="36"/>
        </w:rPr>
        <w:t xml:space="preserve"> </w:t>
      </w:r>
      <w:proofErr w:type="spellStart"/>
      <w:r w:rsidR="00A520C3" w:rsidRPr="00A520C3">
        <w:rPr>
          <w:rFonts w:ascii="Times New Roman" w:hAnsi="Times New Roman"/>
          <w:i/>
          <w:iCs/>
          <w:color w:val="1C1C1C"/>
          <w:kern w:val="36"/>
        </w:rPr>
        <w:t>studencheskoe</w:t>
      </w:r>
      <w:proofErr w:type="spellEnd"/>
      <w:r w:rsidR="00A520C3" w:rsidRPr="00A520C3">
        <w:rPr>
          <w:rFonts w:ascii="Times New Roman" w:hAnsi="Times New Roman"/>
          <w:i/>
          <w:iCs/>
          <w:color w:val="1C1C1C"/>
          <w:kern w:val="36"/>
        </w:rPr>
        <w:t xml:space="preserve"> </w:t>
      </w:r>
      <w:proofErr w:type="spellStart"/>
      <w:r w:rsidR="00A520C3" w:rsidRPr="00A520C3">
        <w:rPr>
          <w:rFonts w:ascii="Times New Roman" w:hAnsi="Times New Roman"/>
          <w:i/>
          <w:iCs/>
          <w:color w:val="1C1C1C"/>
          <w:kern w:val="36"/>
        </w:rPr>
        <w:t>khristianskoe</w:t>
      </w:r>
      <w:proofErr w:type="spellEnd"/>
      <w:r w:rsidR="00A520C3" w:rsidRPr="00A520C3">
        <w:rPr>
          <w:rFonts w:ascii="Times New Roman" w:hAnsi="Times New Roman"/>
          <w:i/>
          <w:iCs/>
          <w:color w:val="1C1C1C"/>
          <w:kern w:val="36"/>
        </w:rPr>
        <w:t xml:space="preserve"> </w:t>
      </w:r>
      <w:proofErr w:type="spellStart"/>
      <w:r w:rsidR="00A520C3" w:rsidRPr="00A520C3">
        <w:rPr>
          <w:rFonts w:ascii="Times New Roman" w:hAnsi="Times New Roman"/>
          <w:i/>
          <w:iCs/>
          <w:color w:val="1C1C1C"/>
          <w:kern w:val="36"/>
        </w:rPr>
        <w:t>dvizhenie</w:t>
      </w:r>
      <w:proofErr w:type="spellEnd"/>
      <w:r w:rsidR="00A520C3" w:rsidRPr="00A520C3">
        <w:rPr>
          <w:rFonts w:ascii="Times New Roman" w:hAnsi="Times New Roman"/>
          <w:i/>
          <w:iCs/>
          <w:color w:val="1C1C1C"/>
          <w:kern w:val="36"/>
        </w:rPr>
        <w:t xml:space="preserve">: </w:t>
      </w:r>
      <w:proofErr w:type="spellStart"/>
      <w:r w:rsidR="00A520C3" w:rsidRPr="00A520C3">
        <w:rPr>
          <w:rFonts w:ascii="Times New Roman" w:hAnsi="Times New Roman"/>
          <w:i/>
          <w:iCs/>
          <w:color w:val="1C1C1C"/>
          <w:kern w:val="36"/>
        </w:rPr>
        <w:t>Istoki</w:t>
      </w:r>
      <w:proofErr w:type="spellEnd"/>
      <w:r w:rsidR="00A520C3" w:rsidRPr="00A520C3">
        <w:rPr>
          <w:rFonts w:ascii="Times New Roman" w:hAnsi="Times New Roman"/>
          <w:i/>
          <w:iCs/>
          <w:color w:val="1C1C1C"/>
          <w:kern w:val="36"/>
        </w:rPr>
        <w:t xml:space="preserve">, </w:t>
      </w:r>
      <w:proofErr w:type="spellStart"/>
      <w:r w:rsidR="00A520C3" w:rsidRPr="00A520C3">
        <w:rPr>
          <w:rFonts w:ascii="Times New Roman" w:hAnsi="Times New Roman"/>
          <w:i/>
          <w:iCs/>
          <w:color w:val="1C1C1C"/>
          <w:kern w:val="36"/>
        </w:rPr>
        <w:t>vozniknovenie</w:t>
      </w:r>
      <w:proofErr w:type="spellEnd"/>
      <w:r w:rsidR="00A520C3" w:rsidRPr="00A520C3">
        <w:rPr>
          <w:rFonts w:ascii="Times New Roman" w:hAnsi="Times New Roman"/>
          <w:i/>
          <w:iCs/>
          <w:color w:val="1C1C1C"/>
          <w:kern w:val="36"/>
        </w:rPr>
        <w:t xml:space="preserve"> i </w:t>
      </w:r>
      <w:proofErr w:type="spellStart"/>
      <w:r w:rsidR="00A520C3" w:rsidRPr="00A520C3">
        <w:rPr>
          <w:rFonts w:ascii="Times New Roman" w:hAnsi="Times New Roman"/>
          <w:i/>
          <w:iCs/>
          <w:color w:val="1C1C1C"/>
          <w:kern w:val="36"/>
        </w:rPr>
        <w:t>deiatel’nost</w:t>
      </w:r>
      <w:proofErr w:type="spellEnd"/>
      <w:r w:rsidR="00A520C3" w:rsidRPr="00A520C3">
        <w:rPr>
          <w:rFonts w:ascii="Times New Roman" w:hAnsi="Times New Roman"/>
          <w:i/>
          <w:iCs/>
          <w:color w:val="1C1C1C"/>
          <w:kern w:val="36"/>
        </w:rPr>
        <w:t>’ v 1923</w:t>
      </w:r>
      <w:r w:rsidR="00066255">
        <w:rPr>
          <w:rFonts w:ascii="Times New Roman" w:hAnsi="Times New Roman"/>
          <w:i/>
          <w:iCs/>
          <w:color w:val="1C1C1C"/>
          <w:kern w:val="36"/>
        </w:rPr>
        <w:t>–</w:t>
      </w:r>
      <w:r w:rsidR="00A520C3" w:rsidRPr="00A520C3">
        <w:rPr>
          <w:rFonts w:ascii="Times New Roman" w:hAnsi="Times New Roman"/>
          <w:i/>
          <w:iCs/>
          <w:color w:val="1C1C1C"/>
          <w:kern w:val="36"/>
        </w:rPr>
        <w:t xml:space="preserve">1939 </w:t>
      </w:r>
      <w:proofErr w:type="spellStart"/>
      <w:r w:rsidR="00A520C3" w:rsidRPr="00A520C3">
        <w:rPr>
          <w:rFonts w:ascii="Times New Roman" w:hAnsi="Times New Roman"/>
          <w:i/>
          <w:iCs/>
          <w:color w:val="1C1C1C"/>
          <w:kern w:val="36"/>
        </w:rPr>
        <w:t>godakh</w:t>
      </w:r>
      <w:proofErr w:type="spellEnd"/>
      <w:r w:rsidR="00A520C3" w:rsidRPr="00A520C3">
        <w:rPr>
          <w:rFonts w:ascii="Times New Roman" w:hAnsi="Times New Roman"/>
          <w:color w:val="1C1C1C"/>
          <w:kern w:val="36"/>
        </w:rPr>
        <w:t xml:space="preserve"> (</w:t>
      </w:r>
      <w:r w:rsidR="00A520C3" w:rsidRPr="00A520C3">
        <w:rPr>
          <w:rStyle w:val="apple-converted-space"/>
          <w:rFonts w:ascii="Times New Roman" w:hAnsi="Times New Roman"/>
          <w:shd w:val="clear" w:color="auto" w:fill="FFFFFF"/>
        </w:rPr>
        <w:t xml:space="preserve">Moscow: </w:t>
      </w:r>
      <w:proofErr w:type="spellStart"/>
      <w:r w:rsidR="00A520C3" w:rsidRPr="00A520C3">
        <w:rPr>
          <w:rStyle w:val="apple-converted-space"/>
          <w:rFonts w:ascii="Times New Roman" w:hAnsi="Times New Roman"/>
          <w:shd w:val="clear" w:color="auto" w:fill="FFFFFF"/>
        </w:rPr>
        <w:t>Izdatel’stvo</w:t>
      </w:r>
      <w:proofErr w:type="spellEnd"/>
      <w:r w:rsidR="00A520C3" w:rsidRPr="00A520C3">
        <w:rPr>
          <w:rStyle w:val="apple-converted-space"/>
          <w:rFonts w:ascii="Times New Roman" w:hAnsi="Times New Roman"/>
          <w:shd w:val="clear" w:color="auto" w:fill="FFFFFF"/>
        </w:rPr>
        <w:t xml:space="preserve"> </w:t>
      </w:r>
      <w:proofErr w:type="spellStart"/>
      <w:r w:rsidR="00A520C3" w:rsidRPr="00A520C3">
        <w:rPr>
          <w:rStyle w:val="apple-converted-space"/>
          <w:rFonts w:ascii="Times New Roman" w:hAnsi="Times New Roman"/>
          <w:shd w:val="clear" w:color="auto" w:fill="FFFFFF"/>
        </w:rPr>
        <w:t>Sviato-Filaretovskogo</w:t>
      </w:r>
      <w:proofErr w:type="spellEnd"/>
      <w:r w:rsidR="00A520C3" w:rsidRPr="00A520C3">
        <w:rPr>
          <w:rStyle w:val="apple-converted-space"/>
          <w:rFonts w:ascii="Times New Roman" w:hAnsi="Times New Roman"/>
          <w:shd w:val="clear" w:color="auto" w:fill="FFFFFF"/>
        </w:rPr>
        <w:t xml:space="preserve"> </w:t>
      </w:r>
      <w:proofErr w:type="spellStart"/>
      <w:r w:rsidR="00A222BF">
        <w:rPr>
          <w:rStyle w:val="apple-converted-space"/>
          <w:rFonts w:ascii="Times New Roman" w:hAnsi="Times New Roman"/>
          <w:shd w:val="clear" w:color="auto" w:fill="FFFFFF"/>
        </w:rPr>
        <w:t>I</w:t>
      </w:r>
      <w:r w:rsidR="00A520C3" w:rsidRPr="00A520C3">
        <w:rPr>
          <w:rStyle w:val="apple-converted-space"/>
          <w:rFonts w:ascii="Times New Roman" w:hAnsi="Times New Roman"/>
          <w:shd w:val="clear" w:color="auto" w:fill="FFFFFF"/>
        </w:rPr>
        <w:t>nstituta</w:t>
      </w:r>
      <w:proofErr w:type="spellEnd"/>
      <w:r w:rsidR="00A520C3" w:rsidRPr="00A520C3">
        <w:rPr>
          <w:rStyle w:val="apple-converted-space"/>
          <w:rFonts w:ascii="Times New Roman" w:hAnsi="Times New Roman"/>
          <w:shd w:val="clear" w:color="auto" w:fill="FFFFFF"/>
        </w:rPr>
        <w:t>, 2023).</w:t>
      </w:r>
    </w:p>
  </w:footnote>
  <w:footnote w:id="35">
    <w:p w14:paraId="2A04A614" w14:textId="78DB12FF" w:rsidR="0055045A" w:rsidRPr="005A5DEF" w:rsidRDefault="0055045A" w:rsidP="00A520C3">
      <w:pPr>
        <w:pStyle w:val="Default"/>
        <w:contextualSpacing/>
        <w:rPr>
          <w:sz w:val="20"/>
          <w:szCs w:val="20"/>
        </w:rPr>
      </w:pPr>
      <w:r w:rsidRPr="008A4E70">
        <w:rPr>
          <w:rStyle w:val="FootnoteReference"/>
          <w:color w:val="000000" w:themeColor="text1"/>
          <w:sz w:val="20"/>
          <w:szCs w:val="20"/>
        </w:rPr>
        <w:footnoteRef/>
      </w:r>
      <w:r w:rsidRPr="008A4E70">
        <w:rPr>
          <w:color w:val="000000" w:themeColor="text1"/>
          <w:sz w:val="20"/>
          <w:szCs w:val="20"/>
        </w:rPr>
        <w:t xml:space="preserve"> </w:t>
      </w:r>
      <w:r w:rsidR="008A4E70" w:rsidRPr="008A4E70">
        <w:rPr>
          <w:color w:val="000000" w:themeColor="text1"/>
          <w:sz w:val="20"/>
          <w:szCs w:val="20"/>
        </w:rPr>
        <w:t>Anderson</w:t>
      </w:r>
      <w:r w:rsidR="008A4E70" w:rsidRPr="008A4E70">
        <w:rPr>
          <w:i/>
          <w:color w:val="000000" w:themeColor="text1"/>
          <w:sz w:val="20"/>
          <w:szCs w:val="20"/>
        </w:rPr>
        <w:t xml:space="preserve">, No East or West, </w:t>
      </w:r>
      <w:r w:rsidRPr="008A4E70">
        <w:rPr>
          <w:color w:val="000000" w:themeColor="text1"/>
          <w:sz w:val="20"/>
          <w:szCs w:val="20"/>
        </w:rPr>
        <w:t>38</w:t>
      </w:r>
      <w:r w:rsidR="00821E71" w:rsidRPr="008A4E70">
        <w:rPr>
          <w:color w:val="000000" w:themeColor="text1"/>
          <w:sz w:val="20"/>
          <w:szCs w:val="20"/>
        </w:rPr>
        <w:t>.</w:t>
      </w:r>
      <w:r w:rsidR="006D7038" w:rsidRPr="008A4E70">
        <w:rPr>
          <w:color w:val="000000" w:themeColor="text1"/>
          <w:sz w:val="20"/>
          <w:szCs w:val="20"/>
        </w:rPr>
        <w:t xml:space="preserve"> See Paul B. Anderson, “Notes on the Development of Y.M.C.A. Work for</w:t>
      </w:r>
      <w:r w:rsidR="006D7038" w:rsidRPr="00A520C3">
        <w:rPr>
          <w:color w:val="000000" w:themeColor="text1"/>
          <w:sz w:val="20"/>
          <w:szCs w:val="20"/>
        </w:rPr>
        <w:t xml:space="preserve"> Russians Outside Russia,</w:t>
      </w:r>
      <w:r w:rsidR="006D7038" w:rsidRPr="005A5DEF">
        <w:rPr>
          <w:color w:val="000000" w:themeColor="text1"/>
          <w:sz w:val="20"/>
          <w:szCs w:val="20"/>
        </w:rPr>
        <w:t xml:space="preserve"> 1919</w:t>
      </w:r>
      <w:r w:rsidR="00066255">
        <w:rPr>
          <w:color w:val="000000" w:themeColor="text1"/>
          <w:sz w:val="20"/>
          <w:szCs w:val="20"/>
        </w:rPr>
        <w:t>–</w:t>
      </w:r>
      <w:r w:rsidR="006D7038" w:rsidRPr="005A5DEF">
        <w:rPr>
          <w:color w:val="000000" w:themeColor="text1"/>
          <w:sz w:val="20"/>
          <w:szCs w:val="20"/>
        </w:rPr>
        <w:t>1939,” unpublished paper, 1940</w:t>
      </w:r>
      <w:r w:rsidR="00E75247">
        <w:rPr>
          <w:color w:val="000000" w:themeColor="text1"/>
          <w:sz w:val="20"/>
          <w:szCs w:val="20"/>
        </w:rPr>
        <w:t xml:space="preserve">, </w:t>
      </w:r>
      <w:r w:rsidR="006D7038" w:rsidRPr="005A5DEF">
        <w:rPr>
          <w:color w:val="000000" w:themeColor="text1"/>
          <w:sz w:val="20"/>
          <w:szCs w:val="20"/>
        </w:rPr>
        <w:t>PBAP.</w:t>
      </w:r>
      <w:r w:rsidR="005A5DEF" w:rsidRPr="005A5DEF">
        <w:rPr>
          <w:color w:val="000000" w:themeColor="text1"/>
          <w:sz w:val="20"/>
          <w:szCs w:val="20"/>
        </w:rPr>
        <w:t xml:space="preserve"> </w:t>
      </w:r>
      <w:r w:rsidR="005A5DEF" w:rsidRPr="005A5DEF">
        <w:rPr>
          <w:sz w:val="20"/>
          <w:szCs w:val="20"/>
        </w:rPr>
        <w:t xml:space="preserve">The centennial of the Russian Student Christian Movement Abroad </w:t>
      </w:r>
      <w:r w:rsidR="00644734">
        <w:rPr>
          <w:sz w:val="20"/>
          <w:szCs w:val="20"/>
        </w:rPr>
        <w:t xml:space="preserve">was </w:t>
      </w:r>
      <w:r w:rsidR="005A5DEF" w:rsidRPr="005A5DEF">
        <w:rPr>
          <w:sz w:val="20"/>
          <w:szCs w:val="20"/>
        </w:rPr>
        <w:t>marked by a number of conferences in 2023</w:t>
      </w:r>
      <w:r w:rsidR="00352A1B">
        <w:rPr>
          <w:sz w:val="20"/>
          <w:szCs w:val="20"/>
        </w:rPr>
        <w:t xml:space="preserve">: </w:t>
      </w:r>
      <w:r w:rsidR="005A5DEF" w:rsidRPr="005A5DEF">
        <w:rPr>
          <w:sz w:val="20"/>
          <w:szCs w:val="20"/>
        </w:rPr>
        <w:t>1) An online event “</w:t>
      </w:r>
      <w:r w:rsidR="005A5DEF" w:rsidRPr="005A5DEF">
        <w:rPr>
          <w:rStyle w:val="normaltextrun"/>
          <w:sz w:val="20"/>
          <w:szCs w:val="20"/>
          <w:lang w:val="en-GB"/>
        </w:rPr>
        <w:t>The Russian Student Christian Movement: A Case for Conciliarity from Below</w:t>
      </w:r>
      <w:r w:rsidR="005A5DEF" w:rsidRPr="005A5DEF">
        <w:rPr>
          <w:sz w:val="20"/>
          <w:szCs w:val="20"/>
        </w:rPr>
        <w:t>” was hosted by the University of Tartu,</w:t>
      </w:r>
      <w:r w:rsidR="005A5DEF" w:rsidRPr="005A5DEF">
        <w:rPr>
          <w:rStyle w:val="apple-converted-space"/>
          <w:sz w:val="20"/>
          <w:szCs w:val="20"/>
        </w:rPr>
        <w:t> </w:t>
      </w:r>
      <w:r w:rsidR="005A5DEF" w:rsidRPr="005A5DEF">
        <w:rPr>
          <w:sz w:val="20"/>
          <w:szCs w:val="20"/>
        </w:rPr>
        <w:t>School of Theology and Religious Studies, on March 21. 2) In Moscow the St. Filaret Institute and the Aleksandr Solzhenitsyn House of Russian Abroad co-hosted a conference on October 4</w:t>
      </w:r>
      <w:r w:rsidR="00066255">
        <w:rPr>
          <w:sz w:val="20"/>
          <w:szCs w:val="20"/>
        </w:rPr>
        <w:t>–</w:t>
      </w:r>
      <w:r w:rsidR="005A5DEF" w:rsidRPr="005A5DEF">
        <w:rPr>
          <w:sz w:val="20"/>
          <w:szCs w:val="20"/>
        </w:rPr>
        <w:t>5: “</w:t>
      </w:r>
      <w:r w:rsidR="005A5DEF" w:rsidRPr="005A5DEF">
        <w:rPr>
          <w:color w:val="000000" w:themeColor="text1"/>
          <w:sz w:val="20"/>
          <w:szCs w:val="20"/>
        </w:rPr>
        <w:t xml:space="preserve">The Russian Student Christian Movement: The Experience of the </w:t>
      </w:r>
      <w:proofErr w:type="spellStart"/>
      <w:r w:rsidR="005A5DEF" w:rsidRPr="005A5DEF">
        <w:rPr>
          <w:color w:val="000000" w:themeColor="text1"/>
          <w:sz w:val="20"/>
          <w:szCs w:val="20"/>
        </w:rPr>
        <w:t>Churchification</w:t>
      </w:r>
      <w:proofErr w:type="spellEnd"/>
      <w:r w:rsidR="005A5DEF" w:rsidRPr="005A5DEF">
        <w:rPr>
          <w:color w:val="000000" w:themeColor="text1"/>
          <w:sz w:val="20"/>
          <w:szCs w:val="20"/>
        </w:rPr>
        <w:t xml:space="preserve"> of Life.”</w:t>
      </w:r>
      <w:r w:rsidR="005A5DEF" w:rsidRPr="005A5DEF">
        <w:rPr>
          <w:sz w:val="20"/>
          <w:szCs w:val="20"/>
        </w:rPr>
        <w:t xml:space="preserve"> 3) </w:t>
      </w:r>
      <w:r w:rsidR="005A5DEF" w:rsidRPr="005A5DEF">
        <w:rPr>
          <w:color w:val="000000" w:themeColor="text1"/>
          <w:sz w:val="20"/>
          <w:szCs w:val="20"/>
        </w:rPr>
        <w:t>The Russian Student Christian Movement (</w:t>
      </w:r>
      <w:r w:rsidR="005A5DEF" w:rsidRPr="005A5DEF">
        <w:rPr>
          <w:color w:val="000000" w:themeColor="text1"/>
          <w:sz w:val="20"/>
          <w:szCs w:val="20"/>
          <w:shd w:val="clear" w:color="auto" w:fill="FFFFFF"/>
        </w:rPr>
        <w:t xml:space="preserve">Action </w:t>
      </w:r>
      <w:proofErr w:type="spellStart"/>
      <w:r w:rsidR="005A5DEF" w:rsidRPr="005A5DEF">
        <w:rPr>
          <w:color w:val="000000" w:themeColor="text1"/>
          <w:sz w:val="20"/>
          <w:szCs w:val="20"/>
          <w:shd w:val="clear" w:color="auto" w:fill="FFFFFF"/>
        </w:rPr>
        <w:t>Chrétienne</w:t>
      </w:r>
      <w:proofErr w:type="spellEnd"/>
      <w:r w:rsidR="005A5DEF" w:rsidRPr="005A5DEF">
        <w:rPr>
          <w:color w:val="000000" w:themeColor="text1"/>
          <w:sz w:val="20"/>
          <w:szCs w:val="20"/>
          <w:shd w:val="clear" w:color="auto" w:fill="FFFFFF"/>
        </w:rPr>
        <w:t xml:space="preserve"> des </w:t>
      </w:r>
      <w:proofErr w:type="spellStart"/>
      <w:r w:rsidR="005A5DEF" w:rsidRPr="005A5DEF">
        <w:rPr>
          <w:color w:val="000000" w:themeColor="text1"/>
          <w:sz w:val="20"/>
          <w:szCs w:val="20"/>
          <w:shd w:val="clear" w:color="auto" w:fill="FFFFFF"/>
        </w:rPr>
        <w:t>Étudiants</w:t>
      </w:r>
      <w:proofErr w:type="spellEnd"/>
      <w:r w:rsidR="005A5DEF" w:rsidRPr="005A5DEF">
        <w:rPr>
          <w:color w:val="000000" w:themeColor="text1"/>
          <w:sz w:val="20"/>
          <w:szCs w:val="20"/>
          <w:shd w:val="clear" w:color="auto" w:fill="FFFFFF"/>
        </w:rPr>
        <w:t xml:space="preserve"> </w:t>
      </w:r>
      <w:proofErr w:type="spellStart"/>
      <w:r w:rsidR="005A5DEF" w:rsidRPr="005A5DEF">
        <w:rPr>
          <w:color w:val="000000" w:themeColor="text1"/>
          <w:sz w:val="20"/>
          <w:szCs w:val="20"/>
          <w:shd w:val="clear" w:color="auto" w:fill="FFFFFF"/>
        </w:rPr>
        <w:t>Russes</w:t>
      </w:r>
      <w:r w:rsidR="005A5DEF" w:rsidRPr="005A5DEF">
        <w:rPr>
          <w:rStyle w:val="apple-converted-space"/>
          <w:color w:val="000000" w:themeColor="text1"/>
          <w:sz w:val="20"/>
          <w:szCs w:val="20"/>
          <w:shd w:val="clear" w:color="auto" w:fill="FFFFFF"/>
        </w:rPr>
        <w:t>-</w:t>
      </w:r>
      <w:r w:rsidR="005A5DEF" w:rsidRPr="005A5DEF">
        <w:rPr>
          <w:color w:val="000000" w:themeColor="text1"/>
          <w:sz w:val="20"/>
          <w:szCs w:val="20"/>
          <w:shd w:val="clear" w:color="auto" w:fill="FFFFFF"/>
        </w:rPr>
        <w:t>Mouvement</w:t>
      </w:r>
      <w:proofErr w:type="spellEnd"/>
      <w:r w:rsidR="005A5DEF" w:rsidRPr="005A5DEF">
        <w:rPr>
          <w:color w:val="000000" w:themeColor="text1"/>
          <w:sz w:val="20"/>
          <w:szCs w:val="20"/>
          <w:shd w:val="clear" w:color="auto" w:fill="FFFFFF"/>
        </w:rPr>
        <w:t xml:space="preserve"> de Jeunesse </w:t>
      </w:r>
      <w:proofErr w:type="spellStart"/>
      <w:r w:rsidR="005A5DEF" w:rsidRPr="005A5DEF">
        <w:rPr>
          <w:color w:val="000000" w:themeColor="text1"/>
          <w:sz w:val="20"/>
          <w:szCs w:val="20"/>
          <w:shd w:val="clear" w:color="auto" w:fill="FFFFFF"/>
        </w:rPr>
        <w:t>Orthodoxe</w:t>
      </w:r>
      <w:proofErr w:type="spellEnd"/>
      <w:r w:rsidR="005A5DEF" w:rsidRPr="005A5DEF">
        <w:rPr>
          <w:color w:val="000000" w:themeColor="text1"/>
          <w:sz w:val="20"/>
          <w:szCs w:val="20"/>
          <w:shd w:val="clear" w:color="auto" w:fill="FFFFFF"/>
        </w:rPr>
        <w:t xml:space="preserve">) hosted a Paris symposium on the occasion of the centenary of ACER-MJO on </w:t>
      </w:r>
      <w:r w:rsidR="005A5DEF" w:rsidRPr="005A5DEF">
        <w:rPr>
          <w:color w:val="000000" w:themeColor="text1"/>
          <w:sz w:val="20"/>
          <w:szCs w:val="20"/>
        </w:rPr>
        <w:t>October 28</w:t>
      </w:r>
      <w:r w:rsidR="00066255">
        <w:rPr>
          <w:color w:val="000000" w:themeColor="text1"/>
          <w:sz w:val="20"/>
          <w:szCs w:val="20"/>
        </w:rPr>
        <w:t>–</w:t>
      </w:r>
      <w:r w:rsidR="005A5DEF" w:rsidRPr="005A5DEF">
        <w:rPr>
          <w:color w:val="000000" w:themeColor="text1"/>
          <w:sz w:val="20"/>
          <w:szCs w:val="20"/>
        </w:rPr>
        <w:t>29 and November 1.</w:t>
      </w:r>
    </w:p>
  </w:footnote>
  <w:footnote w:id="36">
    <w:p w14:paraId="0638F340" w14:textId="7B882A58" w:rsidR="00821E71" w:rsidRPr="008A4E70" w:rsidRDefault="00821E71" w:rsidP="00821E71">
      <w:pPr>
        <w:contextualSpacing/>
        <w:rPr>
          <w:rFonts w:ascii="Times New Roman" w:hAnsi="Times New Roman" w:cs="Times New Roman"/>
          <w:color w:val="000000" w:themeColor="text1"/>
          <w:sz w:val="20"/>
          <w:szCs w:val="20"/>
        </w:rPr>
      </w:pPr>
      <w:r w:rsidRPr="005A5DEF">
        <w:rPr>
          <w:rStyle w:val="FootnoteReference"/>
          <w:rFonts w:ascii="Times New Roman" w:hAnsi="Times New Roman" w:cs="Times New Roman"/>
          <w:color w:val="000000" w:themeColor="text1"/>
          <w:sz w:val="20"/>
          <w:szCs w:val="20"/>
        </w:rPr>
        <w:footnoteRef/>
      </w:r>
      <w:r w:rsidRPr="005A5DEF">
        <w:rPr>
          <w:rFonts w:ascii="Times New Roman" w:hAnsi="Times New Roman" w:cs="Times New Roman"/>
          <w:color w:val="000000" w:themeColor="text1"/>
          <w:sz w:val="20"/>
          <w:szCs w:val="20"/>
        </w:rPr>
        <w:t xml:space="preserve"> Paul B. Anderson, “North American Y.M.C.A., Russian Service in Europe, Administrative Report for the Year</w:t>
      </w:r>
      <w:r w:rsidRPr="006D7038">
        <w:rPr>
          <w:rFonts w:ascii="Times New Roman" w:hAnsi="Times New Roman" w:cs="Times New Roman"/>
          <w:color w:val="000000" w:themeColor="text1"/>
          <w:sz w:val="20"/>
          <w:szCs w:val="20"/>
        </w:rPr>
        <w:t xml:space="preserve"> </w:t>
      </w:r>
      <w:r w:rsidRPr="00821E71">
        <w:rPr>
          <w:rFonts w:ascii="Times New Roman" w:hAnsi="Times New Roman" w:cs="Times New Roman"/>
          <w:color w:val="000000" w:themeColor="text1"/>
          <w:sz w:val="20"/>
          <w:szCs w:val="20"/>
        </w:rPr>
        <w:t>1936,” 9</w:t>
      </w:r>
      <w:r w:rsidR="007934A9">
        <w:rPr>
          <w:rFonts w:ascii="Times New Roman" w:hAnsi="Times New Roman" w:cs="Times New Roman"/>
          <w:color w:val="000000" w:themeColor="text1"/>
          <w:sz w:val="20"/>
          <w:szCs w:val="20"/>
        </w:rPr>
        <w:t xml:space="preserve">. </w:t>
      </w:r>
      <w:r w:rsidRPr="00821E71">
        <w:rPr>
          <w:rFonts w:ascii="Times New Roman" w:hAnsi="Times New Roman" w:cs="Times New Roman"/>
          <w:color w:val="000000" w:themeColor="text1"/>
          <w:sz w:val="20"/>
          <w:szCs w:val="20"/>
        </w:rPr>
        <w:t>Annual Reports 1933</w:t>
      </w:r>
      <w:r w:rsidR="00066255">
        <w:rPr>
          <w:rFonts w:ascii="Times New Roman" w:hAnsi="Times New Roman" w:cs="Times New Roman"/>
          <w:color w:val="000000" w:themeColor="text1"/>
          <w:sz w:val="20"/>
          <w:szCs w:val="20"/>
        </w:rPr>
        <w:t>–</w:t>
      </w:r>
      <w:r w:rsidRPr="00821E71">
        <w:rPr>
          <w:rFonts w:ascii="Times New Roman" w:hAnsi="Times New Roman" w:cs="Times New Roman"/>
          <w:color w:val="000000" w:themeColor="text1"/>
          <w:sz w:val="20"/>
          <w:szCs w:val="20"/>
        </w:rPr>
        <w:t>49</w:t>
      </w:r>
      <w:r w:rsidR="007934A9">
        <w:rPr>
          <w:rFonts w:ascii="Times New Roman" w:hAnsi="Times New Roman" w:cs="Times New Roman"/>
          <w:color w:val="000000" w:themeColor="text1"/>
          <w:sz w:val="20"/>
          <w:szCs w:val="20"/>
        </w:rPr>
        <w:t xml:space="preserve">. </w:t>
      </w:r>
      <w:r w:rsidRPr="00821E71">
        <w:rPr>
          <w:rFonts w:ascii="Times New Roman" w:hAnsi="Times New Roman" w:cs="Times New Roman"/>
          <w:color w:val="000000" w:themeColor="text1"/>
          <w:sz w:val="20"/>
          <w:szCs w:val="20"/>
        </w:rPr>
        <w:t xml:space="preserve">Russian Work – Europe, Restricted, Budgets and Appropriations, </w:t>
      </w:r>
      <w:r w:rsidRPr="008A4E70">
        <w:rPr>
          <w:rFonts w:ascii="Times New Roman" w:hAnsi="Times New Roman" w:cs="Times New Roman"/>
          <w:color w:val="000000" w:themeColor="text1"/>
          <w:sz w:val="20"/>
          <w:szCs w:val="20"/>
        </w:rPr>
        <w:t>Correspondence and Reports, 1950</w:t>
      </w:r>
      <w:r w:rsidR="00066255">
        <w:rPr>
          <w:rFonts w:ascii="Times New Roman" w:hAnsi="Times New Roman" w:cs="Times New Roman"/>
          <w:color w:val="000000" w:themeColor="text1"/>
          <w:sz w:val="20"/>
          <w:szCs w:val="20"/>
        </w:rPr>
        <w:t>–</w:t>
      </w:r>
      <w:r w:rsidRPr="008A4E70">
        <w:rPr>
          <w:rFonts w:ascii="Times New Roman" w:hAnsi="Times New Roman" w:cs="Times New Roman"/>
          <w:color w:val="000000" w:themeColor="text1"/>
          <w:sz w:val="20"/>
          <w:szCs w:val="20"/>
        </w:rPr>
        <w:t>, Financial Transactions</w:t>
      </w:r>
      <w:r w:rsidR="007934A9">
        <w:rPr>
          <w:rFonts w:ascii="Times New Roman" w:hAnsi="Times New Roman" w:cs="Times New Roman"/>
          <w:color w:val="000000" w:themeColor="text1"/>
          <w:sz w:val="20"/>
          <w:szCs w:val="20"/>
        </w:rPr>
        <w:t xml:space="preserve">. </w:t>
      </w:r>
      <w:r w:rsidRPr="008A4E70">
        <w:rPr>
          <w:rFonts w:ascii="Times New Roman" w:hAnsi="Times New Roman" w:cs="Times New Roman"/>
          <w:color w:val="000000" w:themeColor="text1"/>
          <w:sz w:val="20"/>
          <w:szCs w:val="20"/>
        </w:rPr>
        <w:t>KFYA.</w:t>
      </w:r>
    </w:p>
  </w:footnote>
  <w:footnote w:id="37">
    <w:p w14:paraId="2E1AFCBA" w14:textId="2E7FD7BD" w:rsidR="003B72C9" w:rsidRPr="003B72C9" w:rsidRDefault="00AC62F4" w:rsidP="003B72C9">
      <w:pPr>
        <w:contextualSpacing/>
        <w:rPr>
          <w:rFonts w:ascii="Times New Roman" w:hAnsi="Times New Roman" w:cs="Times New Roman"/>
          <w:color w:val="000000" w:themeColor="text1"/>
          <w:sz w:val="20"/>
          <w:szCs w:val="20"/>
        </w:rPr>
      </w:pPr>
      <w:r w:rsidRPr="008A4E70">
        <w:rPr>
          <w:rStyle w:val="FootnoteReference"/>
          <w:rFonts w:ascii="Times New Roman" w:hAnsi="Times New Roman" w:cs="Times New Roman"/>
          <w:color w:val="000000" w:themeColor="text1"/>
          <w:sz w:val="20"/>
          <w:szCs w:val="20"/>
        </w:rPr>
        <w:footnoteRef/>
      </w:r>
      <w:r w:rsidRPr="008A4E70">
        <w:rPr>
          <w:rFonts w:ascii="Times New Roman" w:hAnsi="Times New Roman" w:cs="Times New Roman"/>
          <w:color w:val="000000" w:themeColor="text1"/>
          <w:sz w:val="20"/>
          <w:szCs w:val="20"/>
        </w:rPr>
        <w:t xml:space="preserve"> </w:t>
      </w:r>
      <w:r w:rsidR="008A4E70" w:rsidRPr="008A4E70">
        <w:rPr>
          <w:rFonts w:ascii="Times New Roman" w:hAnsi="Times New Roman"/>
          <w:color w:val="000000" w:themeColor="text1"/>
          <w:sz w:val="20"/>
          <w:szCs w:val="20"/>
        </w:rPr>
        <w:t>Anderson</w:t>
      </w:r>
      <w:r w:rsidR="008A4E70" w:rsidRPr="008A4E70">
        <w:rPr>
          <w:rFonts w:ascii="Times New Roman" w:hAnsi="Times New Roman"/>
          <w:i/>
          <w:color w:val="000000" w:themeColor="text1"/>
          <w:sz w:val="20"/>
          <w:szCs w:val="20"/>
        </w:rPr>
        <w:t xml:space="preserve">, No East or West, </w:t>
      </w:r>
      <w:r w:rsidRPr="008A4E70">
        <w:rPr>
          <w:rFonts w:ascii="Times New Roman" w:hAnsi="Times New Roman" w:cs="Times New Roman"/>
          <w:color w:val="000000" w:themeColor="text1"/>
          <w:sz w:val="20"/>
          <w:szCs w:val="20"/>
        </w:rPr>
        <w:t>38</w:t>
      </w:r>
      <w:r w:rsidR="00EB19D9">
        <w:rPr>
          <w:rFonts w:ascii="Times New Roman" w:hAnsi="Times New Roman" w:cs="Times New Roman"/>
          <w:color w:val="000000" w:themeColor="text1"/>
          <w:sz w:val="20"/>
          <w:szCs w:val="20"/>
        </w:rPr>
        <w:t>. F</w:t>
      </w:r>
      <w:r w:rsidR="003B72C9" w:rsidRPr="008A4E70">
        <w:rPr>
          <w:rFonts w:ascii="Times New Roman" w:hAnsi="Times New Roman" w:cs="Times New Roman"/>
          <w:color w:val="000000" w:themeColor="text1"/>
          <w:sz w:val="20"/>
          <w:szCs w:val="20"/>
        </w:rPr>
        <w:t>or a first-hand reflection of the 1923 RSCM conference in Prerov, see</w:t>
      </w:r>
      <w:r w:rsidR="00EB19D9">
        <w:rPr>
          <w:rFonts w:ascii="Times New Roman" w:hAnsi="Times New Roman" w:cs="Times New Roman"/>
          <w:color w:val="000000" w:themeColor="text1"/>
          <w:sz w:val="20"/>
          <w:szCs w:val="20"/>
        </w:rPr>
        <w:t xml:space="preserve"> </w:t>
      </w:r>
      <w:r w:rsidR="003B72C9" w:rsidRPr="008A4E70">
        <w:rPr>
          <w:rFonts w:ascii="Times New Roman" w:hAnsi="Times New Roman" w:cs="Times New Roman"/>
          <w:color w:val="000000" w:themeColor="text1"/>
          <w:sz w:val="20"/>
          <w:szCs w:val="20"/>
        </w:rPr>
        <w:t xml:space="preserve">V. </w:t>
      </w:r>
      <w:proofErr w:type="spellStart"/>
      <w:r w:rsidR="003B72C9" w:rsidRPr="008A4E70">
        <w:rPr>
          <w:rFonts w:ascii="Times New Roman" w:hAnsi="Times New Roman" w:cs="Times New Roman"/>
          <w:color w:val="000000" w:themeColor="text1"/>
          <w:sz w:val="20"/>
          <w:szCs w:val="20"/>
        </w:rPr>
        <w:t>Zen’kovskii</w:t>
      </w:r>
      <w:proofErr w:type="spellEnd"/>
      <w:r w:rsidR="003B72C9" w:rsidRPr="008A4E70">
        <w:rPr>
          <w:rFonts w:ascii="Times New Roman" w:hAnsi="Times New Roman" w:cs="Times New Roman"/>
          <w:color w:val="000000" w:themeColor="text1"/>
          <w:sz w:val="20"/>
          <w:szCs w:val="20"/>
        </w:rPr>
        <w:t>, “</w:t>
      </w:r>
      <w:proofErr w:type="spellStart"/>
      <w:r w:rsidR="003B72C9" w:rsidRPr="008A4E70">
        <w:rPr>
          <w:rFonts w:ascii="Times New Roman" w:hAnsi="Times New Roman" w:cs="Times New Roman"/>
          <w:color w:val="000000" w:themeColor="text1"/>
          <w:sz w:val="20"/>
          <w:szCs w:val="20"/>
        </w:rPr>
        <w:t>Psherovskii</w:t>
      </w:r>
      <w:proofErr w:type="spellEnd"/>
      <w:r w:rsidR="003B72C9" w:rsidRPr="008A4E70">
        <w:rPr>
          <w:rFonts w:ascii="Times New Roman" w:hAnsi="Times New Roman" w:cs="Times New Roman"/>
          <w:color w:val="000000" w:themeColor="text1"/>
          <w:sz w:val="20"/>
          <w:szCs w:val="20"/>
        </w:rPr>
        <w:t xml:space="preserve"> </w:t>
      </w:r>
      <w:r w:rsidR="00EB19D9">
        <w:rPr>
          <w:rFonts w:ascii="Times New Roman" w:hAnsi="Times New Roman" w:cs="Times New Roman"/>
          <w:color w:val="000000" w:themeColor="text1"/>
          <w:sz w:val="20"/>
          <w:szCs w:val="20"/>
        </w:rPr>
        <w:t>s</w:t>
      </w:r>
      <w:r w:rsidR="003B72C9" w:rsidRPr="008A4E70">
        <w:rPr>
          <w:rFonts w:ascii="Times New Roman" w:hAnsi="Times New Roman" w:cs="Times New Roman"/>
          <w:color w:val="000000" w:themeColor="text1"/>
          <w:sz w:val="20"/>
          <w:szCs w:val="20"/>
        </w:rPr>
        <w:t>’’</w:t>
      </w:r>
      <w:proofErr w:type="spellStart"/>
      <w:r w:rsidR="003B72C9" w:rsidRPr="008A4E70">
        <w:rPr>
          <w:rFonts w:ascii="Times New Roman" w:hAnsi="Times New Roman" w:cs="Times New Roman"/>
          <w:color w:val="000000" w:themeColor="text1"/>
          <w:sz w:val="20"/>
          <w:szCs w:val="20"/>
        </w:rPr>
        <w:t>ezd</w:t>
      </w:r>
      <w:proofErr w:type="spellEnd"/>
      <w:r w:rsidR="003B72C9" w:rsidRPr="008A4E70">
        <w:rPr>
          <w:rFonts w:ascii="Times New Roman" w:hAnsi="Times New Roman" w:cs="Times New Roman"/>
          <w:color w:val="000000" w:themeColor="text1"/>
          <w:sz w:val="20"/>
          <w:szCs w:val="20"/>
        </w:rPr>
        <w:t xml:space="preserve"> R. S. </w:t>
      </w:r>
      <w:proofErr w:type="spellStart"/>
      <w:r w:rsidR="003B72C9" w:rsidRPr="008A4E70">
        <w:rPr>
          <w:rFonts w:ascii="Times New Roman" w:hAnsi="Times New Roman" w:cs="Times New Roman"/>
          <w:color w:val="000000" w:themeColor="text1"/>
          <w:sz w:val="20"/>
          <w:szCs w:val="20"/>
        </w:rPr>
        <w:t>Kh</w:t>
      </w:r>
      <w:proofErr w:type="spellEnd"/>
      <w:r w:rsidR="003B72C9" w:rsidRPr="008A4E70">
        <w:rPr>
          <w:rFonts w:ascii="Times New Roman" w:hAnsi="Times New Roman" w:cs="Times New Roman"/>
          <w:color w:val="000000" w:themeColor="text1"/>
          <w:sz w:val="20"/>
          <w:szCs w:val="20"/>
        </w:rPr>
        <w:t>. D. (1</w:t>
      </w:r>
      <w:r w:rsidR="00066255">
        <w:rPr>
          <w:rFonts w:ascii="Times New Roman" w:hAnsi="Times New Roman" w:cs="Times New Roman"/>
          <w:color w:val="000000" w:themeColor="text1"/>
          <w:sz w:val="20"/>
          <w:szCs w:val="20"/>
        </w:rPr>
        <w:t>–</w:t>
      </w:r>
      <w:r w:rsidR="003B72C9" w:rsidRPr="008A4E70">
        <w:rPr>
          <w:rFonts w:ascii="Times New Roman" w:hAnsi="Times New Roman" w:cs="Times New Roman"/>
          <w:color w:val="000000" w:themeColor="text1"/>
          <w:sz w:val="20"/>
          <w:szCs w:val="20"/>
        </w:rPr>
        <w:t xml:space="preserve">7 </w:t>
      </w:r>
      <w:proofErr w:type="spellStart"/>
      <w:r w:rsidR="003B72C9" w:rsidRPr="008A4E70">
        <w:rPr>
          <w:rFonts w:ascii="Times New Roman" w:hAnsi="Times New Roman" w:cs="Times New Roman"/>
          <w:color w:val="000000" w:themeColor="text1"/>
          <w:sz w:val="20"/>
          <w:szCs w:val="20"/>
        </w:rPr>
        <w:t>oktiabria</w:t>
      </w:r>
      <w:proofErr w:type="spellEnd"/>
      <w:r w:rsidR="003B72C9" w:rsidRPr="008A4E70">
        <w:rPr>
          <w:rFonts w:ascii="Times New Roman" w:hAnsi="Times New Roman" w:cs="Times New Roman"/>
          <w:color w:val="000000" w:themeColor="text1"/>
          <w:sz w:val="20"/>
          <w:szCs w:val="20"/>
        </w:rPr>
        <w:t xml:space="preserve"> 1923),” </w:t>
      </w:r>
      <w:proofErr w:type="spellStart"/>
      <w:r w:rsidR="003B72C9" w:rsidRPr="008A4E70">
        <w:rPr>
          <w:rFonts w:ascii="Times New Roman" w:hAnsi="Times New Roman" w:cs="Times New Roman"/>
          <w:i/>
          <w:iCs/>
          <w:color w:val="000000" w:themeColor="text1"/>
          <w:sz w:val="20"/>
          <w:szCs w:val="20"/>
        </w:rPr>
        <w:t>Russkaia</w:t>
      </w:r>
      <w:proofErr w:type="spellEnd"/>
      <w:r w:rsidR="003B72C9" w:rsidRPr="008A4E70">
        <w:rPr>
          <w:rFonts w:ascii="Times New Roman" w:hAnsi="Times New Roman" w:cs="Times New Roman"/>
          <w:i/>
          <w:iCs/>
          <w:color w:val="000000" w:themeColor="text1"/>
          <w:sz w:val="20"/>
          <w:szCs w:val="20"/>
        </w:rPr>
        <w:t xml:space="preserve"> </w:t>
      </w:r>
      <w:proofErr w:type="spellStart"/>
      <w:r w:rsidR="005D02D5">
        <w:rPr>
          <w:rFonts w:ascii="Times New Roman" w:hAnsi="Times New Roman" w:cs="Times New Roman"/>
          <w:i/>
          <w:iCs/>
          <w:color w:val="000000" w:themeColor="text1"/>
          <w:sz w:val="20"/>
          <w:szCs w:val="20"/>
        </w:rPr>
        <w:t>m</w:t>
      </w:r>
      <w:r w:rsidR="003B72C9" w:rsidRPr="008A4E70">
        <w:rPr>
          <w:rFonts w:ascii="Times New Roman" w:hAnsi="Times New Roman" w:cs="Times New Roman"/>
          <w:i/>
          <w:iCs/>
          <w:color w:val="000000" w:themeColor="text1"/>
          <w:sz w:val="20"/>
          <w:szCs w:val="20"/>
        </w:rPr>
        <w:t>ysl</w:t>
      </w:r>
      <w:proofErr w:type="spellEnd"/>
      <w:r w:rsidR="003B72C9" w:rsidRPr="008A4E70">
        <w:rPr>
          <w:rFonts w:ascii="Times New Roman" w:hAnsi="Times New Roman" w:cs="Times New Roman"/>
          <w:i/>
          <w:iCs/>
          <w:color w:val="000000" w:themeColor="text1"/>
          <w:sz w:val="20"/>
          <w:szCs w:val="20"/>
        </w:rPr>
        <w:t>’,</w:t>
      </w:r>
      <w:r w:rsidR="003B72C9" w:rsidRPr="008A4E70">
        <w:rPr>
          <w:rFonts w:ascii="Times New Roman" w:hAnsi="Times New Roman" w:cs="Times New Roman"/>
          <w:color w:val="000000" w:themeColor="text1"/>
          <w:sz w:val="20"/>
          <w:szCs w:val="20"/>
        </w:rPr>
        <w:t xml:space="preserve"> no. 2085, December 12, 1963,</w:t>
      </w:r>
      <w:r w:rsidR="003B72C9">
        <w:rPr>
          <w:rFonts w:ascii="Times New Roman" w:hAnsi="Times New Roman" w:cs="Times New Roman"/>
          <w:color w:val="000000" w:themeColor="text1"/>
          <w:sz w:val="20"/>
          <w:szCs w:val="20"/>
        </w:rPr>
        <w:t xml:space="preserve"> </w:t>
      </w:r>
      <w:r w:rsidR="003B72C9" w:rsidRPr="003B72C9">
        <w:rPr>
          <w:rFonts w:ascii="Times New Roman" w:hAnsi="Times New Roman" w:cs="Times New Roman"/>
          <w:color w:val="000000" w:themeColor="text1"/>
          <w:sz w:val="20"/>
          <w:szCs w:val="20"/>
        </w:rPr>
        <w:t>5.</w:t>
      </w:r>
    </w:p>
    <w:p w14:paraId="12AF6F25" w14:textId="5C5E36B9" w:rsidR="00AC62F4" w:rsidRPr="00AC62F4" w:rsidRDefault="00AC62F4">
      <w:pPr>
        <w:pStyle w:val="FootnoteText"/>
        <w:rPr>
          <w:rFonts w:ascii="Times New Roman" w:hAnsi="Times New Roman"/>
        </w:rPr>
      </w:pPr>
    </w:p>
  </w:footnote>
  <w:footnote w:id="38">
    <w:p w14:paraId="5231C113" w14:textId="36DEECB7" w:rsidR="00AC62F4" w:rsidRPr="00B11D5D" w:rsidRDefault="00AC62F4" w:rsidP="00AC62F4">
      <w:pPr>
        <w:contextualSpacing/>
        <w:rPr>
          <w:rFonts w:ascii="Times New Roman" w:hAnsi="Times New Roman"/>
          <w:color w:val="FF0000"/>
          <w:sz w:val="20"/>
          <w:szCs w:val="20"/>
        </w:rPr>
      </w:pPr>
      <w:r w:rsidRPr="00B11D5D">
        <w:rPr>
          <w:rStyle w:val="FootnoteReference"/>
          <w:rFonts w:ascii="Times New Roman" w:hAnsi="Times New Roman" w:cs="Times New Roman"/>
          <w:sz w:val="20"/>
          <w:szCs w:val="20"/>
        </w:rPr>
        <w:footnoteRef/>
      </w:r>
      <w:r w:rsidRPr="00B11D5D">
        <w:rPr>
          <w:rFonts w:ascii="Times New Roman" w:hAnsi="Times New Roman" w:cs="Times New Roman"/>
          <w:sz w:val="20"/>
          <w:szCs w:val="20"/>
        </w:rPr>
        <w:t xml:space="preserve"> </w:t>
      </w:r>
      <w:r w:rsidR="00B11D5D" w:rsidRPr="00B11D5D">
        <w:rPr>
          <w:rFonts w:ascii="Times New Roman" w:hAnsi="Times New Roman"/>
          <w:color w:val="000000" w:themeColor="text1"/>
          <w:sz w:val="20"/>
          <w:szCs w:val="20"/>
        </w:rPr>
        <w:t>Anderson</w:t>
      </w:r>
      <w:r w:rsidR="00B11D5D" w:rsidRPr="00B11D5D">
        <w:rPr>
          <w:rFonts w:ascii="Times New Roman" w:hAnsi="Times New Roman"/>
          <w:i/>
          <w:color w:val="000000" w:themeColor="text1"/>
          <w:sz w:val="20"/>
          <w:szCs w:val="20"/>
        </w:rPr>
        <w:t xml:space="preserve">, No East or West, </w:t>
      </w:r>
      <w:r w:rsidRPr="00B11D5D">
        <w:rPr>
          <w:rFonts w:ascii="Times New Roman" w:hAnsi="Times New Roman" w:cs="Times New Roman"/>
          <w:sz w:val="20"/>
          <w:szCs w:val="20"/>
        </w:rPr>
        <w:t>39</w:t>
      </w:r>
      <w:r w:rsidR="00066255">
        <w:rPr>
          <w:rFonts w:ascii="Times New Roman" w:hAnsi="Times New Roman" w:cs="Times New Roman"/>
          <w:sz w:val="20"/>
          <w:szCs w:val="20"/>
        </w:rPr>
        <w:t>–</w:t>
      </w:r>
      <w:r w:rsidRPr="00B11D5D">
        <w:rPr>
          <w:rFonts w:ascii="Times New Roman" w:hAnsi="Times New Roman" w:cs="Times New Roman"/>
          <w:sz w:val="20"/>
          <w:szCs w:val="20"/>
        </w:rPr>
        <w:t>40</w:t>
      </w:r>
      <w:r w:rsidR="00EB19D9">
        <w:rPr>
          <w:rFonts w:ascii="Times New Roman" w:hAnsi="Times New Roman" w:cs="Times New Roman"/>
          <w:sz w:val="20"/>
          <w:szCs w:val="20"/>
        </w:rPr>
        <w:t>. S</w:t>
      </w:r>
      <w:r w:rsidR="00A91601" w:rsidRPr="00B11D5D">
        <w:rPr>
          <w:rFonts w:ascii="Times New Roman" w:hAnsi="Times New Roman"/>
          <w:sz w:val="20"/>
          <w:szCs w:val="20"/>
        </w:rPr>
        <w:t>ee E. V. Ivanova, “</w:t>
      </w:r>
      <w:proofErr w:type="spellStart"/>
      <w:r w:rsidR="00A91601" w:rsidRPr="00B11D5D">
        <w:rPr>
          <w:rFonts w:ascii="Times New Roman" w:hAnsi="Times New Roman"/>
          <w:sz w:val="20"/>
          <w:szCs w:val="20"/>
        </w:rPr>
        <w:t>Deiatel’nost</w:t>
      </w:r>
      <w:proofErr w:type="spellEnd"/>
      <w:r w:rsidR="00A91601" w:rsidRPr="00B11D5D">
        <w:rPr>
          <w:rFonts w:ascii="Times New Roman" w:hAnsi="Times New Roman"/>
          <w:sz w:val="20"/>
          <w:szCs w:val="20"/>
        </w:rPr>
        <w:t xml:space="preserve">’ </w:t>
      </w:r>
      <w:proofErr w:type="spellStart"/>
      <w:r w:rsidR="00A91601" w:rsidRPr="00B11D5D">
        <w:rPr>
          <w:rFonts w:ascii="Times New Roman" w:hAnsi="Times New Roman"/>
          <w:sz w:val="20"/>
          <w:szCs w:val="20"/>
        </w:rPr>
        <w:t>izdatel’stva</w:t>
      </w:r>
      <w:proofErr w:type="spellEnd"/>
      <w:r w:rsidR="00A91601" w:rsidRPr="00B11D5D">
        <w:rPr>
          <w:rFonts w:ascii="Times New Roman" w:hAnsi="Times New Roman"/>
          <w:sz w:val="20"/>
          <w:szCs w:val="20"/>
        </w:rPr>
        <w:t xml:space="preserve"> ‘YMCA-Press’ v </w:t>
      </w:r>
      <w:proofErr w:type="spellStart"/>
      <w:r w:rsidR="00A91601" w:rsidRPr="00B11D5D">
        <w:rPr>
          <w:rFonts w:ascii="Times New Roman" w:hAnsi="Times New Roman"/>
          <w:sz w:val="20"/>
          <w:szCs w:val="20"/>
        </w:rPr>
        <w:t>Berline</w:t>
      </w:r>
      <w:proofErr w:type="spellEnd"/>
      <w:r w:rsidR="00A91601" w:rsidRPr="00B11D5D">
        <w:rPr>
          <w:rFonts w:ascii="Times New Roman" w:hAnsi="Times New Roman"/>
          <w:sz w:val="20"/>
          <w:szCs w:val="20"/>
        </w:rPr>
        <w:t xml:space="preserve">,” </w:t>
      </w:r>
      <w:r w:rsidR="00A91601" w:rsidRPr="00B11D5D">
        <w:rPr>
          <w:rFonts w:ascii="Times New Roman" w:hAnsi="Times New Roman"/>
          <w:i/>
          <w:sz w:val="20"/>
          <w:szCs w:val="20"/>
        </w:rPr>
        <w:t xml:space="preserve">Vestnik </w:t>
      </w:r>
      <w:proofErr w:type="spellStart"/>
      <w:r w:rsidR="00A91601" w:rsidRPr="00B11D5D">
        <w:rPr>
          <w:rFonts w:ascii="Times New Roman" w:hAnsi="Times New Roman"/>
          <w:i/>
          <w:sz w:val="20"/>
          <w:szCs w:val="20"/>
        </w:rPr>
        <w:t>russkogo</w:t>
      </w:r>
      <w:proofErr w:type="spellEnd"/>
      <w:r w:rsidR="00A91601" w:rsidRPr="00B11D5D">
        <w:rPr>
          <w:rFonts w:ascii="Times New Roman" w:hAnsi="Times New Roman"/>
          <w:i/>
          <w:sz w:val="20"/>
          <w:szCs w:val="20"/>
        </w:rPr>
        <w:t xml:space="preserve"> </w:t>
      </w:r>
      <w:proofErr w:type="spellStart"/>
      <w:r w:rsidR="00A91601" w:rsidRPr="00B11D5D">
        <w:rPr>
          <w:rFonts w:ascii="Times New Roman" w:hAnsi="Times New Roman"/>
          <w:i/>
          <w:sz w:val="20"/>
          <w:szCs w:val="20"/>
        </w:rPr>
        <w:t>khristianskogo</w:t>
      </w:r>
      <w:proofErr w:type="spellEnd"/>
      <w:r w:rsidR="00A91601" w:rsidRPr="00B11D5D">
        <w:rPr>
          <w:rFonts w:ascii="Times New Roman" w:hAnsi="Times New Roman"/>
          <w:i/>
          <w:sz w:val="20"/>
          <w:szCs w:val="20"/>
        </w:rPr>
        <w:t xml:space="preserve"> </w:t>
      </w:r>
      <w:proofErr w:type="spellStart"/>
      <w:r w:rsidR="00A91601" w:rsidRPr="00B11D5D">
        <w:rPr>
          <w:rFonts w:ascii="Times New Roman" w:hAnsi="Times New Roman"/>
          <w:i/>
          <w:sz w:val="20"/>
          <w:szCs w:val="20"/>
        </w:rPr>
        <w:t>dvizheniia</w:t>
      </w:r>
      <w:proofErr w:type="spellEnd"/>
      <w:r w:rsidR="00A91601" w:rsidRPr="00B11D5D">
        <w:rPr>
          <w:rFonts w:ascii="Times New Roman" w:hAnsi="Times New Roman"/>
          <w:sz w:val="20"/>
          <w:szCs w:val="20"/>
        </w:rPr>
        <w:t xml:space="preserve"> 188:2 (2004): 334</w:t>
      </w:r>
      <w:r w:rsidR="00066255">
        <w:rPr>
          <w:rFonts w:ascii="Times New Roman" w:hAnsi="Times New Roman"/>
          <w:sz w:val="20"/>
          <w:szCs w:val="20"/>
        </w:rPr>
        <w:t>–</w:t>
      </w:r>
      <w:r w:rsidR="00A91601" w:rsidRPr="00B11D5D">
        <w:rPr>
          <w:rFonts w:ascii="Times New Roman" w:hAnsi="Times New Roman"/>
          <w:sz w:val="20"/>
          <w:szCs w:val="20"/>
        </w:rPr>
        <w:t>63.</w:t>
      </w:r>
    </w:p>
  </w:footnote>
  <w:footnote w:id="39">
    <w:p w14:paraId="53F2A498" w14:textId="2D3CF9AC" w:rsidR="00C54C62" w:rsidRPr="00B11D5D" w:rsidRDefault="00960F14" w:rsidP="00C54C62">
      <w:pPr>
        <w:rPr>
          <w:rFonts w:ascii="Times New Roman" w:hAnsi="Times New Roman"/>
          <w:color w:val="000000"/>
          <w:sz w:val="20"/>
          <w:szCs w:val="20"/>
        </w:rPr>
      </w:pPr>
      <w:r w:rsidRPr="00B11D5D">
        <w:rPr>
          <w:rStyle w:val="FootnoteReference"/>
          <w:rFonts w:ascii="Times New Roman" w:hAnsi="Times New Roman" w:cs="Times New Roman"/>
          <w:color w:val="000000" w:themeColor="text1"/>
          <w:sz w:val="20"/>
          <w:szCs w:val="20"/>
        </w:rPr>
        <w:footnoteRef/>
      </w:r>
      <w:r w:rsidRPr="00B11D5D">
        <w:rPr>
          <w:rFonts w:ascii="Times New Roman" w:hAnsi="Times New Roman" w:cs="Times New Roman"/>
          <w:color w:val="000000" w:themeColor="text1"/>
          <w:sz w:val="20"/>
          <w:szCs w:val="20"/>
        </w:rPr>
        <w:t xml:space="preserve"> </w:t>
      </w:r>
      <w:r w:rsidR="00B11D5D" w:rsidRPr="00B11D5D">
        <w:rPr>
          <w:rFonts w:ascii="Times New Roman" w:hAnsi="Times New Roman"/>
          <w:color w:val="000000" w:themeColor="text1"/>
          <w:sz w:val="20"/>
          <w:szCs w:val="20"/>
        </w:rPr>
        <w:t>Anderson</w:t>
      </w:r>
      <w:r w:rsidR="00B11D5D" w:rsidRPr="00B11D5D">
        <w:rPr>
          <w:rFonts w:ascii="Times New Roman" w:hAnsi="Times New Roman"/>
          <w:i/>
          <w:color w:val="000000" w:themeColor="text1"/>
          <w:sz w:val="20"/>
          <w:szCs w:val="20"/>
        </w:rPr>
        <w:t>, No East or West,</w:t>
      </w:r>
      <w:r w:rsidR="00B11D5D">
        <w:rPr>
          <w:rFonts w:ascii="Times New Roman" w:hAnsi="Times New Roman"/>
          <w:i/>
          <w:color w:val="000000" w:themeColor="text1"/>
          <w:sz w:val="20"/>
          <w:szCs w:val="20"/>
        </w:rPr>
        <w:t xml:space="preserve"> </w:t>
      </w:r>
      <w:r w:rsidRPr="00B11D5D">
        <w:rPr>
          <w:rFonts w:ascii="Times New Roman" w:hAnsi="Times New Roman" w:cs="Times New Roman"/>
          <w:color w:val="000000" w:themeColor="text1"/>
          <w:sz w:val="20"/>
          <w:szCs w:val="20"/>
        </w:rPr>
        <w:t>123</w:t>
      </w:r>
      <w:r w:rsidR="00EB19D9">
        <w:rPr>
          <w:rFonts w:ascii="Times New Roman" w:hAnsi="Times New Roman" w:cs="Times New Roman"/>
          <w:color w:val="000000" w:themeColor="text1"/>
          <w:sz w:val="20"/>
          <w:szCs w:val="20"/>
        </w:rPr>
        <w:t xml:space="preserve">. </w:t>
      </w:r>
      <w:r w:rsidR="00C54C62" w:rsidRPr="00B11D5D">
        <w:rPr>
          <w:rFonts w:ascii="Times New Roman" w:hAnsi="Times New Roman"/>
          <w:color w:val="000000"/>
          <w:sz w:val="20"/>
          <w:szCs w:val="20"/>
        </w:rPr>
        <w:t xml:space="preserve">Anderson provides his most direct critique of Hecker’s published theological views in Paul B. Anderson, “Religion and Communism,” </w:t>
      </w:r>
      <w:r w:rsidR="00C54C62" w:rsidRPr="00B11D5D">
        <w:rPr>
          <w:rFonts w:ascii="Times New Roman" w:hAnsi="Times New Roman"/>
          <w:i/>
          <w:iCs/>
          <w:color w:val="000000"/>
          <w:sz w:val="20"/>
          <w:szCs w:val="20"/>
        </w:rPr>
        <w:t>Journal of the Fellowship of St. Alban and St. Sergius</w:t>
      </w:r>
      <w:r w:rsidR="00C54C62" w:rsidRPr="00B11D5D">
        <w:rPr>
          <w:rFonts w:ascii="Times New Roman" w:hAnsi="Times New Roman"/>
          <w:color w:val="000000"/>
          <w:sz w:val="20"/>
          <w:szCs w:val="20"/>
        </w:rPr>
        <w:t xml:space="preserve"> 1 (1934): 35</w:t>
      </w:r>
      <w:r w:rsidR="00066255">
        <w:rPr>
          <w:rFonts w:ascii="Times New Roman" w:hAnsi="Times New Roman"/>
          <w:color w:val="000000"/>
          <w:sz w:val="20"/>
          <w:szCs w:val="20"/>
        </w:rPr>
        <w:t>–</w:t>
      </w:r>
      <w:r w:rsidR="00C54C62" w:rsidRPr="00B11D5D">
        <w:rPr>
          <w:rFonts w:ascii="Times New Roman" w:hAnsi="Times New Roman"/>
          <w:color w:val="000000"/>
          <w:sz w:val="20"/>
          <w:szCs w:val="20"/>
        </w:rPr>
        <w:t>37.</w:t>
      </w:r>
    </w:p>
    <w:p w14:paraId="1A60DCD4" w14:textId="1EA13E20" w:rsidR="00960F14" w:rsidRPr="007F7F20" w:rsidRDefault="00960F14" w:rsidP="00960F14">
      <w:pPr>
        <w:rPr>
          <w:rFonts w:ascii="Times New Roman" w:hAnsi="Times New Roman" w:cs="Times New Roman"/>
          <w:color w:val="000000" w:themeColor="text1"/>
          <w:sz w:val="20"/>
          <w:szCs w:val="20"/>
        </w:rPr>
      </w:pPr>
    </w:p>
  </w:footnote>
  <w:footnote w:id="40">
    <w:p w14:paraId="005F8674" w14:textId="03F79E6E" w:rsidR="00022814" w:rsidRPr="006063E3" w:rsidRDefault="00022814" w:rsidP="00087677">
      <w:pPr>
        <w:contextualSpacing/>
        <w:rPr>
          <w:rFonts w:ascii="Times New Roman" w:hAnsi="Times New Roman" w:cs="Times New Roman"/>
          <w:sz w:val="20"/>
          <w:szCs w:val="20"/>
          <w:shd w:val="clear" w:color="auto" w:fill="FFFFFF"/>
        </w:rPr>
      </w:pPr>
      <w:r w:rsidRPr="00846028">
        <w:rPr>
          <w:rStyle w:val="FootnoteReference"/>
          <w:rFonts w:ascii="Times New Roman" w:hAnsi="Times New Roman" w:cs="Times New Roman"/>
          <w:color w:val="000000" w:themeColor="text1"/>
          <w:sz w:val="20"/>
          <w:szCs w:val="20"/>
        </w:rPr>
        <w:footnoteRef/>
      </w:r>
      <w:r w:rsidRPr="00846028">
        <w:rPr>
          <w:rFonts w:ascii="Times New Roman" w:hAnsi="Times New Roman" w:cs="Times New Roman"/>
          <w:color w:val="000000" w:themeColor="text1"/>
          <w:sz w:val="20"/>
          <w:szCs w:val="20"/>
        </w:rPr>
        <w:t xml:space="preserve"> Anthony Polsky, interview with </w:t>
      </w:r>
      <w:r w:rsidR="00846028" w:rsidRPr="00846028">
        <w:rPr>
          <w:rFonts w:ascii="Times New Roman" w:hAnsi="Times New Roman"/>
          <w:color w:val="000000" w:themeColor="text1"/>
          <w:sz w:val="20"/>
          <w:szCs w:val="20"/>
        </w:rPr>
        <w:t>Paul B. Anderson</w:t>
      </w:r>
      <w:r w:rsidRPr="00846028">
        <w:rPr>
          <w:rFonts w:ascii="Times New Roman" w:hAnsi="Times New Roman" w:cs="Times New Roman"/>
          <w:color w:val="000000" w:themeColor="text1"/>
          <w:sz w:val="20"/>
          <w:szCs w:val="20"/>
        </w:rPr>
        <w:t>,</w:t>
      </w:r>
      <w:r w:rsidRPr="00E81368">
        <w:rPr>
          <w:rFonts w:ascii="Times New Roman" w:hAnsi="Times New Roman" w:cs="Times New Roman"/>
          <w:color w:val="000000" w:themeColor="text1"/>
          <w:sz w:val="20"/>
          <w:szCs w:val="20"/>
        </w:rPr>
        <w:t xml:space="preserve"> at his home near Asheville, NC, March 21, 1980</w:t>
      </w:r>
      <w:r w:rsidR="00A84B5F">
        <w:rPr>
          <w:rFonts w:ascii="Times New Roman" w:hAnsi="Times New Roman" w:cs="Times New Roman"/>
          <w:color w:val="000000" w:themeColor="text1"/>
          <w:sz w:val="20"/>
          <w:szCs w:val="20"/>
        </w:rPr>
        <w:t xml:space="preserve">, </w:t>
      </w:r>
      <w:r w:rsidRPr="00E81368">
        <w:rPr>
          <w:rFonts w:ascii="Times New Roman" w:hAnsi="Times New Roman" w:cs="Times New Roman"/>
          <w:color w:val="000000" w:themeColor="text1"/>
          <w:sz w:val="20"/>
          <w:szCs w:val="20"/>
        </w:rPr>
        <w:t>67</w:t>
      </w:r>
      <w:r w:rsidR="006063E3">
        <w:rPr>
          <w:rFonts w:ascii="Times New Roman" w:hAnsi="Times New Roman" w:cs="Times New Roman"/>
          <w:color w:val="000000" w:themeColor="text1"/>
          <w:sz w:val="20"/>
          <w:szCs w:val="20"/>
        </w:rPr>
        <w:t xml:space="preserve"> (</w:t>
      </w:r>
      <w:r w:rsidR="00A84B5F" w:rsidRPr="00952DDE">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A84B5F">
        <w:rPr>
          <w:rFonts w:ascii="Times New Roman" w:hAnsi="Times New Roman" w:cs="Times New Roman"/>
          <w:color w:val="000000" w:themeColor="text1"/>
          <w:sz w:val="20"/>
          <w:szCs w:val="20"/>
        </w:rPr>
        <w:t xml:space="preserve">. </w:t>
      </w:r>
      <w:r w:rsidR="00E81368" w:rsidRPr="00E81368">
        <w:rPr>
          <w:rFonts w:ascii="Times New Roman" w:hAnsi="Times New Roman" w:cs="Times New Roman"/>
          <w:color w:val="000000" w:themeColor="text1"/>
          <w:sz w:val="20"/>
          <w:szCs w:val="20"/>
        </w:rPr>
        <w:t xml:space="preserve">For information on Hecker’s fate in the Soviet Union, see Alan </w:t>
      </w:r>
      <w:proofErr w:type="spellStart"/>
      <w:r w:rsidR="00E81368" w:rsidRPr="00E81368">
        <w:rPr>
          <w:rFonts w:ascii="Times New Roman" w:hAnsi="Times New Roman" w:cs="Times New Roman"/>
          <w:color w:val="000000" w:themeColor="text1"/>
          <w:sz w:val="20"/>
          <w:szCs w:val="20"/>
        </w:rPr>
        <w:t>Cullison</w:t>
      </w:r>
      <w:proofErr w:type="spellEnd"/>
      <w:r w:rsidR="00E81368" w:rsidRPr="00E81368">
        <w:rPr>
          <w:rFonts w:ascii="Times New Roman" w:hAnsi="Times New Roman" w:cs="Times New Roman"/>
          <w:color w:val="000000" w:themeColor="text1"/>
          <w:sz w:val="20"/>
          <w:szCs w:val="20"/>
        </w:rPr>
        <w:t xml:space="preserve">, “Stalin-Era Secret Police Documents Detail Arrest, Executions of Americans,” </w:t>
      </w:r>
      <w:r w:rsidR="00E81368" w:rsidRPr="00E81368">
        <w:rPr>
          <w:rFonts w:ascii="Times New Roman" w:hAnsi="Times New Roman" w:cs="Times New Roman"/>
          <w:i/>
          <w:iCs/>
          <w:color w:val="000000" w:themeColor="text1"/>
          <w:sz w:val="20"/>
          <w:szCs w:val="20"/>
        </w:rPr>
        <w:t>Los Angeles Times,</w:t>
      </w:r>
      <w:r w:rsidR="00E81368" w:rsidRPr="00E81368">
        <w:rPr>
          <w:rFonts w:ascii="Times New Roman" w:hAnsi="Times New Roman" w:cs="Times New Roman"/>
          <w:color w:val="000000" w:themeColor="text1"/>
          <w:sz w:val="20"/>
          <w:szCs w:val="20"/>
        </w:rPr>
        <w:t xml:space="preserve"> </w:t>
      </w:r>
      <w:r w:rsidR="00E81368" w:rsidRPr="006063E3">
        <w:rPr>
          <w:rFonts w:ascii="Times New Roman" w:hAnsi="Times New Roman" w:cs="Times New Roman"/>
          <w:sz w:val="20"/>
          <w:szCs w:val="20"/>
        </w:rPr>
        <w:t xml:space="preserve">November 9, 1997. </w:t>
      </w:r>
      <w:hyperlink r:id="rId4" w:history="1">
        <w:r w:rsidR="00E81368" w:rsidRPr="006063E3">
          <w:rPr>
            <w:rStyle w:val="Hyperlink"/>
            <w:rFonts w:ascii="Times New Roman" w:hAnsi="Times New Roman" w:cs="Times New Roman"/>
            <w:color w:val="auto"/>
            <w:sz w:val="20"/>
            <w:szCs w:val="20"/>
          </w:rPr>
          <w:t>https://www.latimes.com/archives/la-xpm-1997-nov-09-mn-51910-story.html</w:t>
        </w:r>
      </w:hyperlink>
      <w:r w:rsidR="00E81368" w:rsidRPr="006063E3">
        <w:rPr>
          <w:rFonts w:ascii="Times New Roman" w:hAnsi="Times New Roman" w:cs="Times New Roman"/>
          <w:sz w:val="20"/>
          <w:szCs w:val="20"/>
        </w:rPr>
        <w:t xml:space="preserve"> (accessed October 4, 2023)</w:t>
      </w:r>
      <w:r w:rsidR="00087677" w:rsidRPr="006063E3">
        <w:rPr>
          <w:rFonts w:ascii="Times New Roman" w:hAnsi="Times New Roman" w:cs="Times New Roman"/>
          <w:sz w:val="20"/>
          <w:szCs w:val="20"/>
        </w:rPr>
        <w:t xml:space="preserve">. </w:t>
      </w:r>
      <w:r w:rsidR="00087677" w:rsidRPr="006063E3">
        <w:rPr>
          <w:rFonts w:ascii="Times New Roman" w:hAnsi="Times New Roman" w:cs="Times New Roman"/>
          <w:sz w:val="20"/>
          <w:szCs w:val="20"/>
          <w:shd w:val="clear" w:color="auto" w:fill="FFFFFF"/>
        </w:rPr>
        <w:t xml:space="preserve">For Berdyaev’s published critique of Hecker’s views, see Nicolas Berdyaev, </w:t>
      </w:r>
      <w:r w:rsidR="00087677" w:rsidRPr="006063E3">
        <w:rPr>
          <w:rFonts w:ascii="Times New Roman" w:hAnsi="Times New Roman" w:cs="Times New Roman"/>
          <w:i/>
          <w:iCs/>
          <w:sz w:val="20"/>
          <w:szCs w:val="20"/>
          <w:shd w:val="clear" w:color="auto" w:fill="FFFFFF"/>
        </w:rPr>
        <w:t xml:space="preserve">The Origin of Russian Communism </w:t>
      </w:r>
      <w:r w:rsidR="00087677" w:rsidRPr="006063E3">
        <w:rPr>
          <w:rFonts w:ascii="Times New Roman" w:hAnsi="Times New Roman" w:cs="Times New Roman"/>
          <w:sz w:val="20"/>
          <w:szCs w:val="20"/>
          <w:shd w:val="clear" w:color="auto" w:fill="FFFFFF"/>
        </w:rPr>
        <w:t>(Ann Arbor: University of Michigan Press, 1960), 173</w:t>
      </w:r>
      <w:r w:rsidR="00066255">
        <w:rPr>
          <w:rFonts w:ascii="Times New Roman" w:hAnsi="Times New Roman"/>
          <w:color w:val="000000" w:themeColor="text1"/>
        </w:rPr>
        <w:t>–</w:t>
      </w:r>
      <w:r w:rsidR="00087677" w:rsidRPr="006063E3">
        <w:rPr>
          <w:rFonts w:ascii="Times New Roman" w:hAnsi="Times New Roman" w:cs="Times New Roman"/>
          <w:sz w:val="20"/>
          <w:szCs w:val="20"/>
          <w:shd w:val="clear" w:color="auto" w:fill="FFFFFF"/>
        </w:rPr>
        <w:t>182.</w:t>
      </w:r>
    </w:p>
  </w:footnote>
  <w:footnote w:id="41">
    <w:p w14:paraId="1C5040C8" w14:textId="49D51177" w:rsidR="00960F14" w:rsidRPr="0033415E" w:rsidRDefault="00960F14" w:rsidP="00960F14">
      <w:pPr>
        <w:pStyle w:val="Heading1"/>
        <w:spacing w:before="0" w:beforeAutospacing="0" w:after="0" w:afterAutospacing="0"/>
        <w:textAlignment w:val="baseline"/>
        <w:rPr>
          <w:b w:val="0"/>
          <w:bCs w:val="0"/>
          <w:color w:val="000000" w:themeColor="text1"/>
          <w:sz w:val="20"/>
          <w:szCs w:val="20"/>
        </w:rPr>
      </w:pPr>
      <w:r w:rsidRPr="0033415E">
        <w:rPr>
          <w:rStyle w:val="FootnoteReference"/>
          <w:b w:val="0"/>
          <w:bCs w:val="0"/>
          <w:color w:val="000000" w:themeColor="text1"/>
          <w:sz w:val="20"/>
          <w:szCs w:val="20"/>
        </w:rPr>
        <w:footnoteRef/>
      </w:r>
      <w:r w:rsidRPr="0033415E">
        <w:rPr>
          <w:b w:val="0"/>
          <w:bCs w:val="0"/>
          <w:color w:val="000000" w:themeColor="text1"/>
          <w:sz w:val="20"/>
          <w:szCs w:val="20"/>
        </w:rPr>
        <w:t xml:space="preserve"> </w:t>
      </w:r>
      <w:r w:rsidR="0033415E" w:rsidRPr="0033415E">
        <w:rPr>
          <w:b w:val="0"/>
          <w:bCs w:val="0"/>
          <w:color w:val="000000" w:themeColor="text1"/>
          <w:sz w:val="20"/>
          <w:szCs w:val="20"/>
        </w:rPr>
        <w:t>Anderson, “No East or West,”</w:t>
      </w:r>
      <w:r w:rsidR="0033415E">
        <w:rPr>
          <w:b w:val="0"/>
          <w:bCs w:val="0"/>
          <w:color w:val="000000" w:themeColor="text1"/>
          <w:sz w:val="20"/>
          <w:szCs w:val="20"/>
        </w:rPr>
        <w:t xml:space="preserve"> </w:t>
      </w:r>
      <w:r w:rsidRPr="0033415E">
        <w:rPr>
          <w:b w:val="0"/>
          <w:bCs w:val="0"/>
          <w:color w:val="000000" w:themeColor="text1"/>
          <w:sz w:val="20"/>
          <w:szCs w:val="20"/>
        </w:rPr>
        <w:t>121.</w:t>
      </w:r>
    </w:p>
  </w:footnote>
  <w:footnote w:id="42">
    <w:p w14:paraId="60DC8918" w14:textId="7409E3BA" w:rsidR="00960F14" w:rsidRPr="0033415E" w:rsidRDefault="00960F14">
      <w:pPr>
        <w:pStyle w:val="FootnoteText"/>
        <w:rPr>
          <w:rFonts w:ascii="Times New Roman" w:hAnsi="Times New Roman"/>
          <w:color w:val="000000" w:themeColor="text1"/>
        </w:rPr>
      </w:pPr>
      <w:r w:rsidRPr="0033415E">
        <w:rPr>
          <w:rStyle w:val="FootnoteReference"/>
          <w:rFonts w:ascii="Times New Roman" w:hAnsi="Times New Roman"/>
          <w:color w:val="000000" w:themeColor="text1"/>
        </w:rPr>
        <w:footnoteRef/>
      </w:r>
      <w:r w:rsidRPr="0033415E">
        <w:rPr>
          <w:rFonts w:ascii="Times New Roman" w:hAnsi="Times New Roman"/>
          <w:color w:val="000000" w:themeColor="text1"/>
        </w:rPr>
        <w:t xml:space="preserve"> </w:t>
      </w:r>
      <w:r w:rsidR="00D86BC6">
        <w:rPr>
          <w:rFonts w:ascii="Times New Roman" w:hAnsi="Times New Roman"/>
          <w:color w:val="000000" w:themeColor="text1"/>
        </w:rPr>
        <w:t>Ibid</w:t>
      </w:r>
      <w:r w:rsidRPr="0033415E">
        <w:rPr>
          <w:rFonts w:ascii="Times New Roman" w:hAnsi="Times New Roman"/>
          <w:color w:val="000000" w:themeColor="text1"/>
        </w:rPr>
        <w:t>.</w:t>
      </w:r>
    </w:p>
  </w:footnote>
  <w:footnote w:id="43">
    <w:p w14:paraId="1C6CD1F4" w14:textId="6B84671C" w:rsidR="00AC4AA8" w:rsidRPr="00FA1813" w:rsidRDefault="00AC4AA8" w:rsidP="004243E8">
      <w:pPr>
        <w:contextualSpacing/>
        <w:rPr>
          <w:rFonts w:ascii="Times New Roman" w:eastAsia="Times New Roman" w:hAnsi="Times New Roman" w:cs="Times New Roman"/>
          <w:color w:val="000000" w:themeColor="text1"/>
          <w:sz w:val="20"/>
          <w:szCs w:val="20"/>
        </w:rPr>
      </w:pPr>
      <w:r w:rsidRPr="00FA1813">
        <w:rPr>
          <w:rStyle w:val="FootnoteReference"/>
          <w:rFonts w:ascii="Times New Roman" w:hAnsi="Times New Roman" w:cs="Times New Roman"/>
          <w:color w:val="000000" w:themeColor="text1"/>
          <w:sz w:val="20"/>
          <w:szCs w:val="20"/>
        </w:rPr>
        <w:footnoteRef/>
      </w:r>
      <w:r w:rsidRPr="00FA1813">
        <w:rPr>
          <w:rFonts w:ascii="Times New Roman" w:hAnsi="Times New Roman" w:cs="Times New Roman"/>
          <w:color w:val="000000" w:themeColor="text1"/>
          <w:sz w:val="20"/>
          <w:szCs w:val="20"/>
        </w:rPr>
        <w:t xml:space="preserve"> </w:t>
      </w:r>
      <w:r w:rsidRPr="00FA1813">
        <w:rPr>
          <w:rFonts w:ascii="Times New Roman" w:eastAsia="Times New Roman" w:hAnsi="Times New Roman" w:cs="Times New Roman"/>
          <w:color w:val="000000" w:themeColor="text1"/>
          <w:sz w:val="20"/>
          <w:szCs w:val="20"/>
        </w:rPr>
        <w:t>“P.</w:t>
      </w:r>
      <w:r w:rsidR="00846028" w:rsidRPr="00FA1813">
        <w:rPr>
          <w:rFonts w:ascii="Times New Roman" w:eastAsia="Times New Roman" w:hAnsi="Times New Roman" w:cs="Times New Roman"/>
          <w:color w:val="000000" w:themeColor="text1"/>
          <w:sz w:val="20"/>
          <w:szCs w:val="20"/>
        </w:rPr>
        <w:t xml:space="preserve"> </w:t>
      </w:r>
      <w:r w:rsidRPr="00FA1813">
        <w:rPr>
          <w:rFonts w:ascii="Times New Roman" w:eastAsia="Times New Roman" w:hAnsi="Times New Roman" w:cs="Times New Roman"/>
          <w:color w:val="000000" w:themeColor="text1"/>
          <w:sz w:val="20"/>
          <w:szCs w:val="20"/>
        </w:rPr>
        <w:t xml:space="preserve">B. Anderson Tells of YMCA Meet,” </w:t>
      </w:r>
      <w:r w:rsidRPr="00FA1813">
        <w:rPr>
          <w:rFonts w:ascii="Times New Roman" w:eastAsia="Times New Roman" w:hAnsi="Times New Roman" w:cs="Times New Roman"/>
          <w:i/>
          <w:iCs/>
          <w:color w:val="000000" w:themeColor="text1"/>
          <w:sz w:val="20"/>
          <w:szCs w:val="20"/>
        </w:rPr>
        <w:t>Madrid Register-News</w:t>
      </w:r>
      <w:r w:rsidRPr="00FA1813">
        <w:rPr>
          <w:rFonts w:ascii="Times New Roman" w:eastAsia="Times New Roman" w:hAnsi="Times New Roman" w:cs="Times New Roman"/>
          <w:color w:val="000000" w:themeColor="text1"/>
          <w:sz w:val="20"/>
          <w:szCs w:val="20"/>
        </w:rPr>
        <w:t xml:space="preserve"> newspaper clipping, no author or date on clipping, [1923]</w:t>
      </w:r>
      <w:r w:rsidR="006063E3">
        <w:rPr>
          <w:rFonts w:ascii="Times New Roman" w:eastAsia="Times New Roman" w:hAnsi="Times New Roman" w:cs="Times New Roman"/>
          <w:color w:val="000000" w:themeColor="text1"/>
          <w:sz w:val="20"/>
          <w:szCs w:val="20"/>
        </w:rPr>
        <w:t xml:space="preserve"> (</w:t>
      </w:r>
      <w:r w:rsidR="00A84B5F" w:rsidRPr="00FA1813">
        <w:rPr>
          <w:rFonts w:ascii="Times New Roman" w:hAnsi="Times New Roman" w:cs="Times New Roman"/>
          <w:color w:val="000000" w:themeColor="text1"/>
          <w:sz w:val="20"/>
          <w:szCs w:val="20"/>
        </w:rPr>
        <w:t>PBAFP KFYA</w:t>
      </w:r>
      <w:r w:rsidR="006063E3">
        <w:rPr>
          <w:rFonts w:ascii="Times New Roman" w:hAnsi="Times New Roman" w:cs="Times New Roman"/>
          <w:color w:val="000000" w:themeColor="text1"/>
          <w:sz w:val="20"/>
          <w:szCs w:val="20"/>
        </w:rPr>
        <w:t>)</w:t>
      </w:r>
      <w:r w:rsidR="004243E8" w:rsidRPr="00FA1813">
        <w:rPr>
          <w:rFonts w:ascii="Times New Roman" w:hAnsi="Times New Roman" w:cs="Times New Roman"/>
          <w:color w:val="000000" w:themeColor="text1"/>
          <w:sz w:val="20"/>
          <w:szCs w:val="20"/>
        </w:rPr>
        <w:t xml:space="preserve">. </w:t>
      </w:r>
      <w:r w:rsidR="004243E8" w:rsidRPr="00FA1813">
        <w:rPr>
          <w:rFonts w:ascii="Times New Roman" w:eastAsia="Times New Roman" w:hAnsi="Times New Roman" w:cs="Times New Roman"/>
          <w:color w:val="000000" w:themeColor="text1"/>
          <w:sz w:val="20"/>
          <w:szCs w:val="20"/>
        </w:rPr>
        <w:t>This article includes a printing of a June 24, 1923, letter from</w:t>
      </w:r>
      <w:r w:rsidR="00846028" w:rsidRPr="00FA1813">
        <w:rPr>
          <w:rFonts w:ascii="Times New Roman" w:eastAsia="Times New Roman" w:hAnsi="Times New Roman" w:cs="Times New Roman"/>
          <w:color w:val="000000" w:themeColor="text1"/>
          <w:sz w:val="20"/>
          <w:szCs w:val="20"/>
        </w:rPr>
        <w:t xml:space="preserve"> </w:t>
      </w:r>
      <w:r w:rsidR="00846028" w:rsidRPr="00FA1813">
        <w:rPr>
          <w:rFonts w:ascii="Times New Roman" w:hAnsi="Times New Roman" w:cs="Times New Roman"/>
          <w:color w:val="000000" w:themeColor="text1"/>
          <w:sz w:val="20"/>
          <w:szCs w:val="20"/>
        </w:rPr>
        <w:t xml:space="preserve">Paul B. Anderson </w:t>
      </w:r>
      <w:r w:rsidR="004243E8" w:rsidRPr="00FA1813">
        <w:rPr>
          <w:rFonts w:ascii="Times New Roman" w:eastAsia="Times New Roman" w:hAnsi="Times New Roman" w:cs="Times New Roman"/>
          <w:color w:val="000000" w:themeColor="text1"/>
          <w:sz w:val="20"/>
          <w:szCs w:val="20"/>
        </w:rPr>
        <w:t>to his parents about a recent conference.</w:t>
      </w:r>
    </w:p>
  </w:footnote>
  <w:footnote w:id="44">
    <w:p w14:paraId="77D2A2E8" w14:textId="7076893E" w:rsidR="00763A92" w:rsidRPr="0084520C" w:rsidRDefault="00763A92">
      <w:pPr>
        <w:pStyle w:val="FootnoteText"/>
        <w:rPr>
          <w:rFonts w:ascii="Times New Roman" w:hAnsi="Times New Roman"/>
          <w:color w:val="000000" w:themeColor="text1"/>
        </w:rPr>
      </w:pPr>
      <w:r w:rsidRPr="00FA1813">
        <w:rPr>
          <w:rStyle w:val="FootnoteReference"/>
          <w:rFonts w:ascii="Times New Roman" w:hAnsi="Times New Roman"/>
        </w:rPr>
        <w:footnoteRef/>
      </w:r>
      <w:r w:rsidRPr="00FA1813">
        <w:rPr>
          <w:rFonts w:ascii="Times New Roman" w:hAnsi="Times New Roman"/>
        </w:rPr>
        <w:t xml:space="preserve"> </w:t>
      </w:r>
      <w:r w:rsidR="00C758B4" w:rsidRPr="00FA1813">
        <w:rPr>
          <w:rFonts w:ascii="Times New Roman" w:hAnsi="Times New Roman"/>
          <w:color w:val="000000" w:themeColor="text1"/>
        </w:rPr>
        <w:t>Paul B. Anderson, “A Pilgrimage:</w:t>
      </w:r>
      <w:r w:rsidR="0084520C">
        <w:rPr>
          <w:rFonts w:ascii="Times New Roman" w:hAnsi="Times New Roman"/>
          <w:color w:val="000000" w:themeColor="text1"/>
        </w:rPr>
        <w:t xml:space="preserve"> </w:t>
      </w:r>
      <w:r w:rsidR="0084520C" w:rsidRPr="00BC214A">
        <w:rPr>
          <w:rFonts w:ascii="Times New Roman" w:hAnsi="Times New Roman"/>
          <w:color w:val="000000" w:themeColor="text1"/>
        </w:rPr>
        <w:t xml:space="preserve">The Pilgrimage of Donald A. </w:t>
      </w:r>
      <w:proofErr w:type="spellStart"/>
      <w:r w:rsidR="0084520C" w:rsidRPr="00BC214A">
        <w:rPr>
          <w:rFonts w:ascii="Times New Roman" w:hAnsi="Times New Roman"/>
          <w:color w:val="000000" w:themeColor="text1"/>
        </w:rPr>
        <w:t>Lowrie</w:t>
      </w:r>
      <w:proofErr w:type="spellEnd"/>
      <w:r w:rsidR="0084520C" w:rsidRPr="00BC214A">
        <w:rPr>
          <w:rFonts w:ascii="Times New Roman" w:hAnsi="Times New Roman"/>
          <w:color w:val="000000" w:themeColor="text1"/>
        </w:rPr>
        <w:t xml:space="preserve"> and Paul B. Anderson to Jerusalem</w:t>
      </w:r>
      <w:r w:rsidR="00C758B4" w:rsidRPr="00FA1813">
        <w:rPr>
          <w:rFonts w:ascii="Times New Roman" w:hAnsi="Times New Roman"/>
          <w:color w:val="000000" w:themeColor="text1"/>
        </w:rPr>
        <w:t>, 1923,” privately printed</w:t>
      </w:r>
      <w:r w:rsidR="00A84B5F" w:rsidRPr="00FA1813">
        <w:rPr>
          <w:rFonts w:ascii="Times New Roman" w:hAnsi="Times New Roman"/>
          <w:color w:val="000000" w:themeColor="text1"/>
        </w:rPr>
        <w:t xml:space="preserve">, </w:t>
      </w:r>
      <w:r w:rsidRPr="00FA1813">
        <w:rPr>
          <w:rFonts w:ascii="Times New Roman" w:hAnsi="Times New Roman"/>
        </w:rPr>
        <w:t>8</w:t>
      </w:r>
      <w:r w:rsidR="00A84B5F" w:rsidRPr="00FA1813">
        <w:rPr>
          <w:rFonts w:ascii="Times New Roman" w:hAnsi="Times New Roman"/>
        </w:rPr>
        <w:t xml:space="preserve">. </w:t>
      </w:r>
      <w:r w:rsidR="00A84B5F" w:rsidRPr="00FA1813">
        <w:rPr>
          <w:rFonts w:ascii="Times New Roman" w:hAnsi="Times New Roman"/>
          <w:color w:val="000000" w:themeColor="text1"/>
        </w:rPr>
        <w:t>PBAFP KFYA.</w:t>
      </w:r>
      <w:r w:rsidR="0084520C" w:rsidRPr="0084520C">
        <w:rPr>
          <w:rFonts w:ascii="Times New Roman" w:hAnsi="Times New Roman"/>
          <w:color w:val="000000" w:themeColor="text1"/>
        </w:rPr>
        <w:t xml:space="preserve"> </w:t>
      </w:r>
    </w:p>
  </w:footnote>
  <w:footnote w:id="45">
    <w:p w14:paraId="4F4F8362" w14:textId="2A92EE03" w:rsidR="00763A92" w:rsidRPr="00FA1813" w:rsidRDefault="00763A92">
      <w:pPr>
        <w:pStyle w:val="FootnoteText"/>
        <w:rPr>
          <w:rFonts w:ascii="Times New Roman" w:hAnsi="Times New Roman"/>
        </w:rPr>
      </w:pPr>
      <w:r w:rsidRPr="00FA1813">
        <w:rPr>
          <w:rStyle w:val="FootnoteReference"/>
          <w:rFonts w:ascii="Times New Roman" w:hAnsi="Times New Roman"/>
        </w:rPr>
        <w:footnoteRef/>
      </w:r>
      <w:r w:rsidRPr="00FA1813">
        <w:rPr>
          <w:rFonts w:ascii="Times New Roman" w:hAnsi="Times New Roman"/>
        </w:rPr>
        <w:t xml:space="preserve"> </w:t>
      </w:r>
      <w:r w:rsidR="00D86BC6">
        <w:rPr>
          <w:rFonts w:ascii="Times New Roman" w:hAnsi="Times New Roman"/>
          <w:color w:val="000000" w:themeColor="text1"/>
        </w:rPr>
        <w:t>Ibid.</w:t>
      </w:r>
      <w:r w:rsidR="00C758B4" w:rsidRPr="00FA1813">
        <w:rPr>
          <w:rFonts w:ascii="Times New Roman" w:hAnsi="Times New Roman"/>
          <w:color w:val="000000" w:themeColor="text1"/>
        </w:rPr>
        <w:t>,</w:t>
      </w:r>
      <w:r w:rsidR="00B43B62" w:rsidRPr="00FA1813">
        <w:rPr>
          <w:rFonts w:ascii="Times New Roman" w:hAnsi="Times New Roman"/>
          <w:color w:val="000000" w:themeColor="text1"/>
        </w:rPr>
        <w:t xml:space="preserve"> </w:t>
      </w:r>
      <w:r w:rsidRPr="00FA1813">
        <w:rPr>
          <w:rFonts w:ascii="Times New Roman" w:hAnsi="Times New Roman"/>
        </w:rPr>
        <w:t>12</w:t>
      </w:r>
      <w:r w:rsidR="00A84B5F" w:rsidRPr="00FA1813">
        <w:rPr>
          <w:rFonts w:ascii="Times New Roman" w:hAnsi="Times New Roman"/>
        </w:rPr>
        <w:t>.</w:t>
      </w:r>
    </w:p>
  </w:footnote>
  <w:footnote w:id="46">
    <w:p w14:paraId="3B3A9FB8" w14:textId="7F40F7B1" w:rsidR="00763A92" w:rsidRPr="00FA1813" w:rsidRDefault="00763A92">
      <w:pPr>
        <w:pStyle w:val="FootnoteText"/>
        <w:rPr>
          <w:rFonts w:ascii="Times New Roman" w:hAnsi="Times New Roman"/>
        </w:rPr>
      </w:pPr>
      <w:r w:rsidRPr="00FA1813">
        <w:rPr>
          <w:rStyle w:val="FootnoteReference"/>
          <w:rFonts w:ascii="Times New Roman" w:hAnsi="Times New Roman"/>
        </w:rPr>
        <w:footnoteRef/>
      </w:r>
      <w:r w:rsidRPr="00FA1813">
        <w:rPr>
          <w:rFonts w:ascii="Times New Roman" w:hAnsi="Times New Roman"/>
        </w:rPr>
        <w:t xml:space="preserve"> </w:t>
      </w:r>
      <w:r w:rsidR="00D86BC6">
        <w:rPr>
          <w:rFonts w:ascii="Times New Roman" w:hAnsi="Times New Roman"/>
          <w:color w:val="000000" w:themeColor="text1"/>
        </w:rPr>
        <w:t>Ibid.</w:t>
      </w:r>
      <w:r w:rsidR="00C758B4" w:rsidRPr="00FA1813">
        <w:rPr>
          <w:rFonts w:ascii="Times New Roman" w:hAnsi="Times New Roman"/>
          <w:color w:val="000000" w:themeColor="text1"/>
        </w:rPr>
        <w:t>,</w:t>
      </w:r>
      <w:r w:rsidR="00B43B62" w:rsidRPr="00FA1813">
        <w:rPr>
          <w:rFonts w:ascii="Times New Roman" w:hAnsi="Times New Roman"/>
          <w:color w:val="000000" w:themeColor="text1"/>
        </w:rPr>
        <w:t xml:space="preserve"> </w:t>
      </w:r>
      <w:r w:rsidRPr="00FA1813">
        <w:rPr>
          <w:rFonts w:ascii="Times New Roman" w:hAnsi="Times New Roman"/>
        </w:rPr>
        <w:t>14</w:t>
      </w:r>
      <w:r w:rsidR="00A84B5F" w:rsidRPr="00FA1813">
        <w:rPr>
          <w:rFonts w:ascii="Times New Roman" w:hAnsi="Times New Roman"/>
        </w:rPr>
        <w:t>.</w:t>
      </w:r>
    </w:p>
  </w:footnote>
  <w:footnote w:id="47">
    <w:p w14:paraId="026F36BA" w14:textId="32CA1373" w:rsidR="00763A92" w:rsidRPr="00FA1813" w:rsidRDefault="00763A92">
      <w:pPr>
        <w:pStyle w:val="FootnoteText"/>
        <w:rPr>
          <w:rFonts w:ascii="Times New Roman" w:hAnsi="Times New Roman"/>
        </w:rPr>
      </w:pPr>
      <w:r w:rsidRPr="00FA1813">
        <w:rPr>
          <w:rStyle w:val="FootnoteReference"/>
          <w:rFonts w:ascii="Times New Roman" w:hAnsi="Times New Roman"/>
        </w:rPr>
        <w:footnoteRef/>
      </w:r>
      <w:r w:rsidRPr="00FA1813">
        <w:rPr>
          <w:rFonts w:ascii="Times New Roman" w:hAnsi="Times New Roman"/>
        </w:rPr>
        <w:t xml:space="preserve"> </w:t>
      </w:r>
      <w:r w:rsidR="00D86BC6">
        <w:rPr>
          <w:rFonts w:ascii="Times New Roman" w:hAnsi="Times New Roman"/>
          <w:color w:val="000000" w:themeColor="text1"/>
        </w:rPr>
        <w:t>Ibid.,</w:t>
      </w:r>
      <w:r w:rsidR="00B43B62" w:rsidRPr="00FA1813">
        <w:rPr>
          <w:rFonts w:ascii="Times New Roman" w:hAnsi="Times New Roman"/>
          <w:color w:val="000000" w:themeColor="text1"/>
        </w:rPr>
        <w:t xml:space="preserve"> </w:t>
      </w:r>
      <w:r w:rsidRPr="00FA1813">
        <w:rPr>
          <w:rFonts w:ascii="Times New Roman" w:hAnsi="Times New Roman"/>
        </w:rPr>
        <w:t>21</w:t>
      </w:r>
      <w:r w:rsidR="00A84B5F" w:rsidRPr="00FA1813">
        <w:rPr>
          <w:rFonts w:ascii="Times New Roman" w:hAnsi="Times New Roman"/>
        </w:rPr>
        <w:t>.</w:t>
      </w:r>
    </w:p>
  </w:footnote>
  <w:footnote w:id="48">
    <w:p w14:paraId="2F8D6F07" w14:textId="1AB1251E" w:rsidR="00763A92" w:rsidRDefault="00763A92">
      <w:pPr>
        <w:pStyle w:val="FootnoteText"/>
      </w:pPr>
      <w:r>
        <w:rPr>
          <w:rStyle w:val="FootnoteReference"/>
        </w:rPr>
        <w:footnoteRef/>
      </w:r>
      <w:r>
        <w:t xml:space="preserve"> </w:t>
      </w:r>
      <w:r w:rsidR="00D86BC6">
        <w:rPr>
          <w:rFonts w:ascii="Times New Roman" w:hAnsi="Times New Roman"/>
          <w:color w:val="000000" w:themeColor="text1"/>
        </w:rPr>
        <w:t>Ibid.</w:t>
      </w:r>
      <w:r w:rsidR="00C758B4" w:rsidRPr="00BC214A">
        <w:rPr>
          <w:rFonts w:ascii="Times New Roman" w:hAnsi="Times New Roman"/>
          <w:color w:val="000000" w:themeColor="text1"/>
        </w:rPr>
        <w:t>,</w:t>
      </w:r>
      <w:r w:rsidR="006D36DB">
        <w:rPr>
          <w:rFonts w:ascii="Times New Roman" w:hAnsi="Times New Roman"/>
          <w:color w:val="000000" w:themeColor="text1"/>
        </w:rPr>
        <w:t xml:space="preserve"> </w:t>
      </w:r>
      <w:r>
        <w:rPr>
          <w:rFonts w:ascii="Times New Roman" w:hAnsi="Times New Roman"/>
        </w:rPr>
        <w:t>44</w:t>
      </w:r>
      <w:r w:rsidR="00066255">
        <w:rPr>
          <w:rFonts w:ascii="Times New Roman" w:hAnsi="Times New Roman"/>
        </w:rPr>
        <w:t>–</w:t>
      </w:r>
      <w:r>
        <w:rPr>
          <w:rFonts w:ascii="Times New Roman" w:hAnsi="Times New Roman"/>
        </w:rPr>
        <w:t>45</w:t>
      </w:r>
      <w:r w:rsidR="00A84B5F">
        <w:rPr>
          <w:rFonts w:ascii="Times New Roman" w:hAnsi="Times New Roman"/>
        </w:rPr>
        <w:t>.</w:t>
      </w:r>
    </w:p>
  </w:footnote>
  <w:footnote w:id="49">
    <w:p w14:paraId="7C133FD1" w14:textId="1D917A89" w:rsidR="00BC214A" w:rsidRPr="004A7556" w:rsidRDefault="00BC214A" w:rsidP="004523B6">
      <w:pPr>
        <w:rPr>
          <w:rFonts w:ascii="Times New Roman" w:hAnsi="Times New Roman" w:cs="Times New Roman"/>
          <w:color w:val="000000" w:themeColor="text1"/>
          <w:sz w:val="20"/>
          <w:szCs w:val="20"/>
        </w:rPr>
      </w:pPr>
      <w:r w:rsidRPr="00BC214A">
        <w:rPr>
          <w:rStyle w:val="FootnoteReference"/>
          <w:rFonts w:ascii="Times New Roman" w:hAnsi="Times New Roman" w:cs="Times New Roman"/>
          <w:color w:val="000000" w:themeColor="text1"/>
          <w:sz w:val="20"/>
          <w:szCs w:val="20"/>
        </w:rPr>
        <w:footnoteRef/>
      </w:r>
      <w:r w:rsidRPr="00BC214A">
        <w:rPr>
          <w:rFonts w:ascii="Times New Roman" w:hAnsi="Times New Roman" w:cs="Times New Roman"/>
          <w:color w:val="000000" w:themeColor="text1"/>
          <w:sz w:val="20"/>
          <w:szCs w:val="20"/>
        </w:rPr>
        <w:t xml:space="preserve"> </w:t>
      </w:r>
      <w:r w:rsidR="00D86BC6">
        <w:rPr>
          <w:rFonts w:ascii="Times New Roman" w:hAnsi="Times New Roman" w:cs="Times New Roman"/>
          <w:color w:val="000000" w:themeColor="text1"/>
          <w:sz w:val="20"/>
          <w:szCs w:val="20"/>
        </w:rPr>
        <w:t>Ibid.</w:t>
      </w:r>
      <w:r w:rsidRPr="004A7556">
        <w:rPr>
          <w:rFonts w:ascii="Times New Roman" w:hAnsi="Times New Roman" w:cs="Times New Roman"/>
          <w:color w:val="000000" w:themeColor="text1"/>
          <w:sz w:val="20"/>
          <w:szCs w:val="20"/>
        </w:rPr>
        <w:t>,</w:t>
      </w:r>
      <w:r w:rsidR="006D36DB">
        <w:rPr>
          <w:rFonts w:ascii="Times New Roman" w:hAnsi="Times New Roman" w:cs="Times New Roman"/>
          <w:color w:val="000000" w:themeColor="text1"/>
          <w:sz w:val="20"/>
          <w:szCs w:val="20"/>
        </w:rPr>
        <w:t xml:space="preserve"> </w:t>
      </w:r>
      <w:r w:rsidRPr="004A7556">
        <w:rPr>
          <w:rFonts w:ascii="Times New Roman" w:hAnsi="Times New Roman" w:cs="Times New Roman"/>
          <w:color w:val="000000" w:themeColor="text1"/>
          <w:sz w:val="20"/>
          <w:szCs w:val="20"/>
        </w:rPr>
        <w:t>46</w:t>
      </w:r>
      <w:r w:rsidR="00A84B5F">
        <w:rPr>
          <w:rFonts w:ascii="Times New Roman" w:hAnsi="Times New Roman" w:cs="Times New Roman"/>
          <w:color w:val="000000" w:themeColor="text1"/>
          <w:sz w:val="20"/>
          <w:szCs w:val="20"/>
        </w:rPr>
        <w:t>.</w:t>
      </w:r>
    </w:p>
  </w:footnote>
  <w:footnote w:id="50">
    <w:p w14:paraId="68BC421D" w14:textId="591E89AA" w:rsidR="00C44E92" w:rsidRPr="00E306C8" w:rsidRDefault="00C44E92" w:rsidP="00E306C8">
      <w:pPr>
        <w:contextualSpacing/>
        <w:rPr>
          <w:rFonts w:ascii="Times New Roman" w:hAnsi="Times New Roman" w:cs="Times New Roman"/>
          <w:sz w:val="20"/>
          <w:szCs w:val="20"/>
        </w:rPr>
      </w:pPr>
      <w:r w:rsidRPr="00136BB2">
        <w:rPr>
          <w:rStyle w:val="FootnoteReference"/>
          <w:rFonts w:ascii="Times New Roman" w:hAnsi="Times New Roman"/>
          <w:color w:val="000000" w:themeColor="text1"/>
          <w:sz w:val="20"/>
          <w:szCs w:val="20"/>
        </w:rPr>
        <w:footnoteRef/>
      </w:r>
      <w:r w:rsidRPr="00136BB2">
        <w:rPr>
          <w:rFonts w:ascii="Times New Roman" w:hAnsi="Times New Roman"/>
          <w:color w:val="000000" w:themeColor="text1"/>
          <w:sz w:val="20"/>
          <w:szCs w:val="20"/>
        </w:rPr>
        <w:t xml:space="preserve"> </w:t>
      </w:r>
      <w:r w:rsidR="00136BB2" w:rsidRPr="00136BB2">
        <w:rPr>
          <w:rFonts w:ascii="Times New Roman" w:hAnsi="Times New Roman"/>
          <w:color w:val="000000" w:themeColor="text1"/>
          <w:sz w:val="20"/>
          <w:szCs w:val="20"/>
        </w:rPr>
        <w:t>Anderson</w:t>
      </w:r>
      <w:r w:rsidR="00136BB2" w:rsidRPr="00136BB2">
        <w:rPr>
          <w:rFonts w:ascii="Times New Roman" w:hAnsi="Times New Roman"/>
          <w:i/>
          <w:color w:val="000000" w:themeColor="text1"/>
          <w:sz w:val="20"/>
          <w:szCs w:val="20"/>
        </w:rPr>
        <w:t xml:space="preserve">, No East or West, </w:t>
      </w:r>
      <w:r w:rsidRPr="00136BB2">
        <w:rPr>
          <w:rFonts w:ascii="Times New Roman" w:hAnsi="Times New Roman"/>
          <w:color w:val="000000" w:themeColor="text1"/>
          <w:sz w:val="20"/>
          <w:szCs w:val="20"/>
        </w:rPr>
        <w:t>40</w:t>
      </w:r>
      <w:r w:rsidR="00EB19D9">
        <w:rPr>
          <w:rFonts w:ascii="Times New Roman" w:hAnsi="Times New Roman"/>
          <w:color w:val="000000" w:themeColor="text1"/>
          <w:sz w:val="20"/>
          <w:szCs w:val="20"/>
        </w:rPr>
        <w:t>. F</w:t>
      </w:r>
      <w:r w:rsidR="004A7556" w:rsidRPr="00136BB2">
        <w:rPr>
          <w:rFonts w:ascii="Times New Roman" w:hAnsi="Times New Roman" w:cs="Times New Roman"/>
          <w:sz w:val="20"/>
          <w:szCs w:val="20"/>
        </w:rPr>
        <w:t>or information on the Russian émigré community, see Boris Raymond and</w:t>
      </w:r>
      <w:r w:rsidR="004A7556" w:rsidRPr="004A7556">
        <w:rPr>
          <w:rFonts w:ascii="Times New Roman" w:hAnsi="Times New Roman" w:cs="Times New Roman"/>
          <w:sz w:val="20"/>
          <w:szCs w:val="20"/>
        </w:rPr>
        <w:t xml:space="preserve"> David R. Jones, </w:t>
      </w:r>
      <w:r w:rsidR="004A7556" w:rsidRPr="004A7556">
        <w:rPr>
          <w:rFonts w:ascii="Times New Roman" w:hAnsi="Times New Roman" w:cs="Times New Roman"/>
          <w:i/>
          <w:sz w:val="20"/>
          <w:szCs w:val="20"/>
        </w:rPr>
        <w:t>The Russian Diaspora: 1917</w:t>
      </w:r>
      <w:r w:rsidR="00066255">
        <w:rPr>
          <w:rFonts w:ascii="Times New Roman" w:hAnsi="Times New Roman" w:cs="Times New Roman"/>
          <w:i/>
          <w:sz w:val="20"/>
          <w:szCs w:val="20"/>
        </w:rPr>
        <w:t>–</w:t>
      </w:r>
      <w:r w:rsidR="004A7556" w:rsidRPr="004A7556">
        <w:rPr>
          <w:rFonts w:ascii="Times New Roman" w:hAnsi="Times New Roman" w:cs="Times New Roman"/>
          <w:i/>
          <w:sz w:val="20"/>
          <w:szCs w:val="20"/>
        </w:rPr>
        <w:t xml:space="preserve">1941 </w:t>
      </w:r>
      <w:r w:rsidR="004A7556" w:rsidRPr="004A7556">
        <w:rPr>
          <w:rFonts w:ascii="Times New Roman" w:hAnsi="Times New Roman" w:cs="Times New Roman"/>
          <w:sz w:val="20"/>
          <w:szCs w:val="20"/>
        </w:rPr>
        <w:t xml:space="preserve">(Lanham, MD: The Scarecrow Press, 2000); </w:t>
      </w:r>
      <w:proofErr w:type="spellStart"/>
      <w:r w:rsidR="004A7556" w:rsidRPr="004A7556">
        <w:rPr>
          <w:rFonts w:ascii="Times New Roman" w:hAnsi="Times New Roman" w:cs="Times New Roman"/>
          <w:sz w:val="20"/>
          <w:szCs w:val="20"/>
        </w:rPr>
        <w:t>Iu</w:t>
      </w:r>
      <w:proofErr w:type="spellEnd"/>
      <w:r w:rsidR="004A7556" w:rsidRPr="004A7556">
        <w:rPr>
          <w:rFonts w:ascii="Times New Roman" w:hAnsi="Times New Roman" w:cs="Times New Roman"/>
          <w:sz w:val="20"/>
          <w:szCs w:val="20"/>
        </w:rPr>
        <w:t xml:space="preserve">. A. </w:t>
      </w:r>
      <w:proofErr w:type="spellStart"/>
      <w:r w:rsidR="004A7556" w:rsidRPr="004A7556">
        <w:rPr>
          <w:rFonts w:ascii="Times New Roman" w:hAnsi="Times New Roman" w:cs="Times New Roman"/>
          <w:sz w:val="20"/>
          <w:szCs w:val="20"/>
        </w:rPr>
        <w:t>Poliakov</w:t>
      </w:r>
      <w:proofErr w:type="spellEnd"/>
      <w:r w:rsidR="004A7556" w:rsidRPr="004A7556">
        <w:rPr>
          <w:rFonts w:ascii="Times New Roman" w:hAnsi="Times New Roman" w:cs="Times New Roman"/>
          <w:sz w:val="20"/>
          <w:szCs w:val="20"/>
        </w:rPr>
        <w:t xml:space="preserve">, </w:t>
      </w:r>
      <w:proofErr w:type="spellStart"/>
      <w:r w:rsidR="004A7556" w:rsidRPr="004A7556">
        <w:rPr>
          <w:rFonts w:ascii="Times New Roman" w:hAnsi="Times New Roman" w:cs="Times New Roman"/>
          <w:i/>
          <w:sz w:val="20"/>
          <w:szCs w:val="20"/>
        </w:rPr>
        <w:t>Istoriia</w:t>
      </w:r>
      <w:proofErr w:type="spellEnd"/>
      <w:r w:rsidR="004A7556" w:rsidRPr="004A7556">
        <w:rPr>
          <w:rFonts w:ascii="Times New Roman" w:hAnsi="Times New Roman" w:cs="Times New Roman"/>
          <w:i/>
          <w:sz w:val="20"/>
          <w:szCs w:val="20"/>
        </w:rPr>
        <w:t xml:space="preserve"> </w:t>
      </w:r>
      <w:proofErr w:type="spellStart"/>
      <w:r w:rsidR="004A7556" w:rsidRPr="004A7556">
        <w:rPr>
          <w:rFonts w:ascii="Times New Roman" w:hAnsi="Times New Roman" w:cs="Times New Roman"/>
          <w:i/>
          <w:sz w:val="20"/>
          <w:szCs w:val="20"/>
        </w:rPr>
        <w:t>rossiiskogo</w:t>
      </w:r>
      <w:proofErr w:type="spellEnd"/>
      <w:r w:rsidR="004A7556" w:rsidRPr="004A7556">
        <w:rPr>
          <w:rFonts w:ascii="Times New Roman" w:hAnsi="Times New Roman" w:cs="Times New Roman"/>
          <w:i/>
          <w:sz w:val="20"/>
          <w:szCs w:val="20"/>
        </w:rPr>
        <w:t xml:space="preserve"> </w:t>
      </w:r>
      <w:proofErr w:type="spellStart"/>
      <w:r w:rsidR="004A7556" w:rsidRPr="004A7556">
        <w:rPr>
          <w:rFonts w:ascii="Times New Roman" w:hAnsi="Times New Roman" w:cs="Times New Roman"/>
          <w:i/>
          <w:sz w:val="20"/>
          <w:szCs w:val="20"/>
        </w:rPr>
        <w:t>zarubezh’ia</w:t>
      </w:r>
      <w:proofErr w:type="spellEnd"/>
      <w:r w:rsidR="004A7556" w:rsidRPr="004A7556">
        <w:rPr>
          <w:rFonts w:ascii="Times New Roman" w:hAnsi="Times New Roman" w:cs="Times New Roman"/>
          <w:i/>
          <w:sz w:val="20"/>
          <w:szCs w:val="20"/>
        </w:rPr>
        <w:t xml:space="preserve">: Problemy </w:t>
      </w:r>
      <w:proofErr w:type="spellStart"/>
      <w:r w:rsidR="004A7556" w:rsidRPr="004A7556">
        <w:rPr>
          <w:rFonts w:ascii="Times New Roman" w:hAnsi="Times New Roman" w:cs="Times New Roman"/>
          <w:i/>
          <w:sz w:val="20"/>
          <w:szCs w:val="20"/>
        </w:rPr>
        <w:t>adaptatsii</w:t>
      </w:r>
      <w:proofErr w:type="spellEnd"/>
      <w:r w:rsidR="004A7556" w:rsidRPr="004A7556">
        <w:rPr>
          <w:rFonts w:ascii="Times New Roman" w:hAnsi="Times New Roman" w:cs="Times New Roman"/>
          <w:i/>
          <w:sz w:val="20"/>
          <w:szCs w:val="20"/>
        </w:rPr>
        <w:t xml:space="preserve"> </w:t>
      </w:r>
      <w:proofErr w:type="spellStart"/>
      <w:r w:rsidR="004A7556" w:rsidRPr="004A7556">
        <w:rPr>
          <w:rFonts w:ascii="Times New Roman" w:hAnsi="Times New Roman" w:cs="Times New Roman"/>
          <w:i/>
          <w:sz w:val="20"/>
          <w:szCs w:val="20"/>
        </w:rPr>
        <w:t>migrantov</w:t>
      </w:r>
      <w:proofErr w:type="spellEnd"/>
      <w:r w:rsidR="004A7556" w:rsidRPr="004A7556">
        <w:rPr>
          <w:rFonts w:ascii="Times New Roman" w:hAnsi="Times New Roman" w:cs="Times New Roman"/>
          <w:i/>
          <w:sz w:val="20"/>
          <w:szCs w:val="20"/>
        </w:rPr>
        <w:t xml:space="preserve"> v xix-xx </w:t>
      </w:r>
      <w:proofErr w:type="spellStart"/>
      <w:r w:rsidR="004A7556" w:rsidRPr="004A7556">
        <w:rPr>
          <w:rFonts w:ascii="Times New Roman" w:hAnsi="Times New Roman" w:cs="Times New Roman"/>
          <w:i/>
          <w:sz w:val="20"/>
          <w:szCs w:val="20"/>
        </w:rPr>
        <w:t>vekakh</w:t>
      </w:r>
      <w:proofErr w:type="spellEnd"/>
      <w:r w:rsidR="004A7556" w:rsidRPr="004A7556">
        <w:rPr>
          <w:rFonts w:ascii="Times New Roman" w:hAnsi="Times New Roman" w:cs="Times New Roman"/>
          <w:sz w:val="20"/>
          <w:szCs w:val="20"/>
        </w:rPr>
        <w:t xml:space="preserve"> (Moscow: Institut </w:t>
      </w:r>
      <w:proofErr w:type="spellStart"/>
      <w:r w:rsidR="004A7556" w:rsidRPr="004A7556">
        <w:rPr>
          <w:rFonts w:ascii="Times New Roman" w:hAnsi="Times New Roman" w:cs="Times New Roman"/>
          <w:sz w:val="20"/>
          <w:szCs w:val="20"/>
        </w:rPr>
        <w:t>Rossiiskoi</w:t>
      </w:r>
      <w:proofErr w:type="spellEnd"/>
      <w:r w:rsidR="004A7556" w:rsidRPr="004A7556">
        <w:rPr>
          <w:rFonts w:ascii="Times New Roman" w:hAnsi="Times New Roman" w:cs="Times New Roman"/>
          <w:sz w:val="20"/>
          <w:szCs w:val="20"/>
        </w:rPr>
        <w:t xml:space="preserve"> </w:t>
      </w:r>
      <w:proofErr w:type="spellStart"/>
      <w:r w:rsidR="004A7556" w:rsidRPr="004A7556">
        <w:rPr>
          <w:rFonts w:ascii="Times New Roman" w:hAnsi="Times New Roman" w:cs="Times New Roman"/>
          <w:sz w:val="20"/>
          <w:szCs w:val="20"/>
        </w:rPr>
        <w:t>Istorii</w:t>
      </w:r>
      <w:proofErr w:type="spellEnd"/>
      <w:r w:rsidR="004A7556" w:rsidRPr="004A7556">
        <w:rPr>
          <w:rFonts w:ascii="Times New Roman" w:hAnsi="Times New Roman" w:cs="Times New Roman"/>
          <w:sz w:val="20"/>
          <w:szCs w:val="20"/>
        </w:rPr>
        <w:t xml:space="preserve">, </w:t>
      </w:r>
      <w:proofErr w:type="spellStart"/>
      <w:r w:rsidR="004A7556" w:rsidRPr="004A7556">
        <w:rPr>
          <w:rFonts w:ascii="Times New Roman" w:hAnsi="Times New Roman" w:cs="Times New Roman"/>
          <w:sz w:val="20"/>
          <w:szCs w:val="20"/>
        </w:rPr>
        <w:t>Rossiiskaia</w:t>
      </w:r>
      <w:proofErr w:type="spellEnd"/>
      <w:r w:rsidR="004A7556" w:rsidRPr="004A7556">
        <w:rPr>
          <w:rFonts w:ascii="Times New Roman" w:hAnsi="Times New Roman" w:cs="Times New Roman"/>
          <w:sz w:val="20"/>
          <w:szCs w:val="20"/>
        </w:rPr>
        <w:t xml:space="preserve"> </w:t>
      </w:r>
      <w:proofErr w:type="spellStart"/>
      <w:r w:rsidR="004A7556" w:rsidRPr="004A7556">
        <w:rPr>
          <w:rFonts w:ascii="Times New Roman" w:hAnsi="Times New Roman" w:cs="Times New Roman"/>
          <w:sz w:val="20"/>
          <w:szCs w:val="20"/>
        </w:rPr>
        <w:t>Akademiia</w:t>
      </w:r>
      <w:proofErr w:type="spellEnd"/>
      <w:r w:rsidR="004A7556" w:rsidRPr="004A7556">
        <w:rPr>
          <w:rFonts w:ascii="Times New Roman" w:hAnsi="Times New Roman" w:cs="Times New Roman"/>
          <w:sz w:val="20"/>
          <w:szCs w:val="20"/>
        </w:rPr>
        <w:t xml:space="preserve"> </w:t>
      </w:r>
      <w:proofErr w:type="spellStart"/>
      <w:r w:rsidR="004A7556" w:rsidRPr="004A7556">
        <w:rPr>
          <w:rFonts w:ascii="Times New Roman" w:hAnsi="Times New Roman" w:cs="Times New Roman"/>
          <w:sz w:val="20"/>
          <w:szCs w:val="20"/>
        </w:rPr>
        <w:t>Nauk</w:t>
      </w:r>
      <w:proofErr w:type="spellEnd"/>
      <w:r w:rsidR="004A7556" w:rsidRPr="004A7556">
        <w:rPr>
          <w:rFonts w:ascii="Times New Roman" w:hAnsi="Times New Roman" w:cs="Times New Roman"/>
          <w:sz w:val="20"/>
          <w:szCs w:val="20"/>
        </w:rPr>
        <w:t xml:space="preserve">, 1996); and W. Chapin Huntington, </w:t>
      </w:r>
      <w:r w:rsidR="004A7556" w:rsidRPr="004A7556">
        <w:rPr>
          <w:rFonts w:ascii="Times New Roman" w:hAnsi="Times New Roman" w:cs="Times New Roman"/>
          <w:i/>
          <w:sz w:val="20"/>
          <w:szCs w:val="20"/>
        </w:rPr>
        <w:t>The Homesick Million</w:t>
      </w:r>
      <w:r w:rsidR="004A7556" w:rsidRPr="004A7556">
        <w:rPr>
          <w:rFonts w:ascii="Times New Roman" w:hAnsi="Times New Roman" w:cs="Times New Roman"/>
          <w:sz w:val="20"/>
          <w:szCs w:val="20"/>
        </w:rPr>
        <w:t xml:space="preserve"> (Boston:</w:t>
      </w:r>
      <w:r w:rsidR="00A52A73">
        <w:rPr>
          <w:rFonts w:ascii="Times New Roman" w:hAnsi="Times New Roman" w:cs="Times New Roman"/>
          <w:sz w:val="20"/>
          <w:szCs w:val="20"/>
        </w:rPr>
        <w:t xml:space="preserve"> </w:t>
      </w:r>
      <w:r w:rsidR="004A7556" w:rsidRPr="004A7556">
        <w:rPr>
          <w:rFonts w:ascii="Times New Roman" w:hAnsi="Times New Roman" w:cs="Times New Roman"/>
          <w:sz w:val="20"/>
          <w:szCs w:val="20"/>
        </w:rPr>
        <w:t>Stratford, 1933).</w:t>
      </w:r>
    </w:p>
  </w:footnote>
  <w:footnote w:id="51">
    <w:p w14:paraId="1941415B" w14:textId="5F0D7DD1" w:rsidR="00C44E92" w:rsidRPr="0085417E" w:rsidRDefault="00C44E92" w:rsidP="003C1636">
      <w:pPr>
        <w:contextualSpacing/>
        <w:outlineLvl w:val="1"/>
        <w:rPr>
          <w:rFonts w:ascii="Times New Roman" w:hAnsi="Times New Roman" w:cs="Times New Roman"/>
          <w:color w:val="000000" w:themeColor="text1"/>
          <w:sz w:val="20"/>
          <w:szCs w:val="20"/>
        </w:rPr>
      </w:pPr>
      <w:r w:rsidRPr="00846028">
        <w:rPr>
          <w:rStyle w:val="FootnoteReference"/>
          <w:rFonts w:ascii="Times New Roman" w:hAnsi="Times New Roman" w:cs="Times New Roman"/>
          <w:color w:val="000000" w:themeColor="text1"/>
          <w:sz w:val="20"/>
          <w:szCs w:val="20"/>
        </w:rPr>
        <w:footnoteRef/>
      </w:r>
      <w:r w:rsidRPr="00846028">
        <w:rPr>
          <w:rFonts w:ascii="Times New Roman" w:hAnsi="Times New Roman" w:cs="Times New Roman"/>
          <w:color w:val="000000" w:themeColor="text1"/>
          <w:sz w:val="20"/>
          <w:szCs w:val="20"/>
        </w:rPr>
        <w:t xml:space="preserve"> </w:t>
      </w:r>
      <w:r w:rsidRPr="00846028">
        <w:rPr>
          <w:rFonts w:ascii="Times New Roman" w:eastAsia="Times New Roman" w:hAnsi="Times New Roman" w:cs="Times New Roman"/>
          <w:color w:val="000000" w:themeColor="text1"/>
          <w:sz w:val="20"/>
          <w:szCs w:val="20"/>
        </w:rPr>
        <w:t xml:space="preserve">B. P. </w:t>
      </w:r>
      <w:proofErr w:type="spellStart"/>
      <w:r w:rsidRPr="00846028">
        <w:rPr>
          <w:rFonts w:ascii="Times New Roman" w:eastAsia="Times New Roman" w:hAnsi="Times New Roman" w:cs="Times New Roman"/>
          <w:color w:val="000000" w:themeColor="text1"/>
          <w:sz w:val="20"/>
          <w:szCs w:val="20"/>
        </w:rPr>
        <w:t>Vysheslavzeff</w:t>
      </w:r>
      <w:proofErr w:type="spellEnd"/>
      <w:r w:rsidRPr="00846028">
        <w:rPr>
          <w:rFonts w:ascii="Times New Roman" w:eastAsia="Times New Roman" w:hAnsi="Times New Roman" w:cs="Times New Roman"/>
          <w:color w:val="000000" w:themeColor="text1"/>
          <w:sz w:val="20"/>
          <w:szCs w:val="20"/>
        </w:rPr>
        <w:t xml:space="preserve"> </w:t>
      </w:r>
      <w:r w:rsidR="0048647C">
        <w:rPr>
          <w:rFonts w:ascii="Times New Roman" w:eastAsia="Times New Roman" w:hAnsi="Times New Roman" w:cs="Times New Roman"/>
          <w:color w:val="000000" w:themeColor="text1"/>
          <w:sz w:val="20"/>
          <w:szCs w:val="20"/>
        </w:rPr>
        <w:t xml:space="preserve">letter </w:t>
      </w:r>
      <w:r w:rsidRPr="00846028">
        <w:rPr>
          <w:rFonts w:ascii="Times New Roman" w:eastAsia="Times New Roman" w:hAnsi="Times New Roman" w:cs="Times New Roman"/>
          <w:color w:val="000000" w:themeColor="text1"/>
          <w:sz w:val="20"/>
          <w:szCs w:val="20"/>
        </w:rPr>
        <w:t xml:space="preserve">to </w:t>
      </w:r>
      <w:r w:rsidR="00846028" w:rsidRPr="00846028">
        <w:rPr>
          <w:rFonts w:ascii="Times New Roman" w:hAnsi="Times New Roman"/>
          <w:color w:val="000000" w:themeColor="text1"/>
          <w:sz w:val="20"/>
          <w:szCs w:val="20"/>
        </w:rPr>
        <w:t>Paul B. Anderson</w:t>
      </w:r>
      <w:r w:rsidRPr="00846028">
        <w:rPr>
          <w:rFonts w:ascii="Times New Roman" w:eastAsia="Times New Roman" w:hAnsi="Times New Roman" w:cs="Times New Roman"/>
          <w:color w:val="000000" w:themeColor="text1"/>
          <w:sz w:val="20"/>
          <w:szCs w:val="20"/>
        </w:rPr>
        <w:t>, March 28, 1924</w:t>
      </w:r>
      <w:r w:rsidR="00EB19D9">
        <w:rPr>
          <w:rFonts w:ascii="Times New Roman" w:eastAsia="Times New Roman" w:hAnsi="Times New Roman" w:cs="Times New Roman"/>
          <w:color w:val="000000" w:themeColor="text1"/>
          <w:sz w:val="20"/>
          <w:szCs w:val="20"/>
        </w:rPr>
        <w:t xml:space="preserve">, </w:t>
      </w:r>
      <w:r w:rsidR="00321C5E" w:rsidRPr="00846028">
        <w:rPr>
          <w:rFonts w:ascii="Times New Roman" w:hAnsi="Times New Roman" w:cs="Times New Roman"/>
          <w:color w:val="000000" w:themeColor="text1"/>
          <w:sz w:val="20"/>
          <w:szCs w:val="20"/>
        </w:rPr>
        <w:t>PBAFP KFYA</w:t>
      </w:r>
      <w:r w:rsidR="00EB19D9">
        <w:rPr>
          <w:rFonts w:ascii="Times New Roman" w:eastAsia="Times New Roman" w:hAnsi="Times New Roman" w:cs="Times New Roman"/>
          <w:color w:val="000000" w:themeColor="text1"/>
          <w:sz w:val="20"/>
          <w:szCs w:val="20"/>
        </w:rPr>
        <w:t>. F</w:t>
      </w:r>
      <w:r w:rsidR="00E306C8" w:rsidRPr="00846028">
        <w:rPr>
          <w:rFonts w:ascii="Times New Roman" w:eastAsia="Times New Roman" w:hAnsi="Times New Roman" w:cs="Times New Roman"/>
          <w:color w:val="000000" w:themeColor="text1"/>
          <w:spacing w:val="5"/>
          <w:sz w:val="20"/>
          <w:szCs w:val="20"/>
        </w:rPr>
        <w:t>or discussion of the</w:t>
      </w:r>
      <w:r w:rsidR="00E306C8" w:rsidRPr="00B734A0">
        <w:rPr>
          <w:rFonts w:ascii="Times New Roman" w:eastAsia="Times New Roman" w:hAnsi="Times New Roman" w:cs="Times New Roman"/>
          <w:color w:val="000000" w:themeColor="text1"/>
          <w:spacing w:val="5"/>
          <w:sz w:val="20"/>
          <w:szCs w:val="20"/>
        </w:rPr>
        <w:t xml:space="preserve"> </w:t>
      </w:r>
      <w:r w:rsidR="008B143E">
        <w:rPr>
          <w:rFonts w:ascii="Times New Roman" w:eastAsia="Times New Roman" w:hAnsi="Times New Roman" w:cs="Times New Roman"/>
          <w:color w:val="000000" w:themeColor="text1"/>
          <w:spacing w:val="5"/>
          <w:sz w:val="20"/>
          <w:szCs w:val="20"/>
        </w:rPr>
        <w:t xml:space="preserve">earlier </w:t>
      </w:r>
      <w:r w:rsidR="00E306C8" w:rsidRPr="00B734A0">
        <w:rPr>
          <w:rFonts w:ascii="Times New Roman" w:eastAsia="Times New Roman" w:hAnsi="Times New Roman" w:cs="Times New Roman"/>
          <w:color w:val="000000" w:themeColor="text1"/>
          <w:spacing w:val="5"/>
          <w:sz w:val="20"/>
          <w:szCs w:val="20"/>
        </w:rPr>
        <w:t>development of Russian Orthodoxy in France, see</w:t>
      </w:r>
      <w:r w:rsidR="00EB19D9">
        <w:rPr>
          <w:rFonts w:ascii="Times New Roman" w:eastAsia="Times New Roman" w:hAnsi="Times New Roman" w:cs="Times New Roman"/>
          <w:color w:val="000000" w:themeColor="text1"/>
          <w:spacing w:val="5"/>
          <w:sz w:val="20"/>
          <w:szCs w:val="20"/>
        </w:rPr>
        <w:t xml:space="preserve"> </w:t>
      </w:r>
      <w:r w:rsidR="00E306C8" w:rsidRPr="00B734A0">
        <w:rPr>
          <w:rFonts w:ascii="Times New Roman" w:eastAsia="Times New Roman" w:hAnsi="Times New Roman" w:cs="Times New Roman"/>
          <w:color w:val="000000" w:themeColor="text1"/>
          <w:spacing w:val="5"/>
          <w:sz w:val="20"/>
          <w:szCs w:val="20"/>
        </w:rPr>
        <w:t>Heather L. Bailey</w:t>
      </w:r>
      <w:r w:rsidR="00E306C8" w:rsidRPr="00B734A0">
        <w:rPr>
          <w:rFonts w:ascii="Times New Roman" w:eastAsia="Times New Roman" w:hAnsi="Times New Roman" w:cs="Times New Roman"/>
          <w:color w:val="000000" w:themeColor="text1"/>
          <w:spacing w:val="-4"/>
          <w:sz w:val="20"/>
          <w:szCs w:val="20"/>
        </w:rPr>
        <w:t xml:space="preserve">, </w:t>
      </w:r>
      <w:r w:rsidR="00E306C8" w:rsidRPr="00422935">
        <w:rPr>
          <w:rFonts w:ascii="Times New Roman" w:eastAsia="Times New Roman" w:hAnsi="Times New Roman" w:cs="Times New Roman"/>
          <w:i/>
          <w:iCs/>
          <w:color w:val="000000" w:themeColor="text1"/>
          <w:kern w:val="36"/>
          <w:sz w:val="20"/>
          <w:szCs w:val="20"/>
        </w:rPr>
        <w:t>The Public Image of Eastern Orthodoxy</w:t>
      </w:r>
      <w:r w:rsidR="00E306C8" w:rsidRPr="00422935">
        <w:rPr>
          <w:rFonts w:ascii="Times New Roman" w:eastAsia="Times New Roman" w:hAnsi="Times New Roman" w:cs="Times New Roman"/>
          <w:i/>
          <w:iCs/>
          <w:color w:val="000000" w:themeColor="text1"/>
          <w:spacing w:val="-4"/>
          <w:sz w:val="20"/>
          <w:szCs w:val="20"/>
        </w:rPr>
        <w:t xml:space="preserve">: France and Russia, 1848–1870 </w:t>
      </w:r>
      <w:r w:rsidR="00E306C8" w:rsidRPr="00B734A0">
        <w:rPr>
          <w:rFonts w:ascii="Times New Roman" w:eastAsia="Times New Roman" w:hAnsi="Times New Roman" w:cs="Times New Roman"/>
          <w:color w:val="000000" w:themeColor="text1"/>
          <w:spacing w:val="-4"/>
          <w:sz w:val="20"/>
          <w:szCs w:val="20"/>
        </w:rPr>
        <w:t>(</w:t>
      </w:r>
      <w:r w:rsidR="00E306C8" w:rsidRPr="00B734A0">
        <w:rPr>
          <w:rFonts w:ascii="Times New Roman" w:hAnsi="Times New Roman" w:cs="Times New Roman"/>
          <w:color w:val="000000" w:themeColor="text1"/>
          <w:sz w:val="20"/>
          <w:szCs w:val="20"/>
        </w:rPr>
        <w:t>Ithaca, NY: Northern Illinois University Press, 2020).</w:t>
      </w:r>
    </w:p>
  </w:footnote>
  <w:footnote w:id="52">
    <w:p w14:paraId="77750C55" w14:textId="7EBBF1D2" w:rsidR="00C44E92" w:rsidRPr="006A381C" w:rsidRDefault="00C44E92" w:rsidP="00C44E92">
      <w:pPr>
        <w:pStyle w:val="FootnoteText"/>
        <w:rPr>
          <w:rFonts w:ascii="Times New Roman" w:hAnsi="Times New Roman"/>
          <w:color w:val="000000" w:themeColor="text1"/>
        </w:rPr>
      </w:pPr>
      <w:r w:rsidRPr="0085417E">
        <w:rPr>
          <w:rStyle w:val="FootnoteReference"/>
          <w:rFonts w:ascii="Times New Roman" w:hAnsi="Times New Roman"/>
          <w:color w:val="000000" w:themeColor="text1"/>
        </w:rPr>
        <w:footnoteRef/>
      </w:r>
      <w:r w:rsidRPr="0085417E">
        <w:rPr>
          <w:rFonts w:ascii="Times New Roman" w:hAnsi="Times New Roman"/>
          <w:color w:val="000000" w:themeColor="text1"/>
        </w:rPr>
        <w:t xml:space="preserve"> Paul </w:t>
      </w:r>
      <w:proofErr w:type="spellStart"/>
      <w:r w:rsidRPr="0085417E">
        <w:rPr>
          <w:rFonts w:ascii="Times New Roman" w:hAnsi="Times New Roman"/>
          <w:color w:val="000000" w:themeColor="text1"/>
        </w:rPr>
        <w:t>Limbert</w:t>
      </w:r>
      <w:proofErr w:type="spellEnd"/>
      <w:r w:rsidRPr="0085417E">
        <w:rPr>
          <w:rFonts w:ascii="Times New Roman" w:hAnsi="Times New Roman"/>
          <w:color w:val="000000" w:themeColor="text1"/>
        </w:rPr>
        <w:t>, “Paul B. Anderson: This is My Life,” Blue Ridge Assembly, October 4, 1983, 4</w:t>
      </w:r>
      <w:r w:rsidR="008202AD">
        <w:rPr>
          <w:rFonts w:ascii="Times New Roman" w:hAnsi="Times New Roman"/>
          <w:color w:val="000000" w:themeColor="text1"/>
        </w:rPr>
        <w:t xml:space="preserve"> (</w:t>
      </w:r>
      <w:r w:rsidR="00321C5E" w:rsidRPr="00952DDE">
        <w:rPr>
          <w:rFonts w:ascii="Times New Roman" w:hAnsi="Times New Roman"/>
          <w:color w:val="000000" w:themeColor="text1"/>
        </w:rPr>
        <w:t>PBAFP KFYA</w:t>
      </w:r>
      <w:r w:rsidR="008202AD">
        <w:rPr>
          <w:rFonts w:ascii="Times New Roman" w:hAnsi="Times New Roman"/>
          <w:color w:val="000000" w:themeColor="text1"/>
        </w:rPr>
        <w:t>)</w:t>
      </w:r>
      <w:r w:rsidRPr="0085417E">
        <w:rPr>
          <w:rFonts w:ascii="Times New Roman" w:hAnsi="Times New Roman"/>
          <w:color w:val="000000" w:themeColor="text1"/>
        </w:rPr>
        <w:t xml:space="preserve">; </w:t>
      </w:r>
      <w:r w:rsidR="00846028" w:rsidRPr="000004D6">
        <w:rPr>
          <w:rFonts w:ascii="Times New Roman" w:hAnsi="Times New Roman"/>
          <w:color w:val="000000" w:themeColor="text1"/>
        </w:rPr>
        <w:t>P</w:t>
      </w:r>
      <w:r w:rsidR="00846028">
        <w:rPr>
          <w:rFonts w:ascii="Times New Roman" w:hAnsi="Times New Roman"/>
          <w:color w:val="000000" w:themeColor="text1"/>
        </w:rPr>
        <w:t>aul B. Anderson</w:t>
      </w:r>
      <w:r w:rsidRPr="0085417E">
        <w:rPr>
          <w:rFonts w:ascii="Times New Roman" w:hAnsi="Times New Roman"/>
          <w:color w:val="000000" w:themeColor="text1"/>
        </w:rPr>
        <w:t>, proof entry</w:t>
      </w:r>
      <w:r w:rsidR="001961E0">
        <w:rPr>
          <w:rFonts w:ascii="Times New Roman" w:hAnsi="Times New Roman"/>
          <w:color w:val="000000" w:themeColor="text1"/>
        </w:rPr>
        <w:t xml:space="preserve"> </w:t>
      </w:r>
      <w:r w:rsidRPr="0085417E">
        <w:rPr>
          <w:rFonts w:ascii="Times New Roman" w:hAnsi="Times New Roman"/>
          <w:color w:val="000000" w:themeColor="text1"/>
        </w:rPr>
        <w:t>for “Anderson, Paul B.</w:t>
      </w:r>
      <w:r w:rsidR="008202AD">
        <w:rPr>
          <w:rFonts w:ascii="Times New Roman" w:hAnsi="Times New Roman"/>
          <w:color w:val="000000" w:themeColor="text1"/>
        </w:rPr>
        <w:t>,</w:t>
      </w:r>
      <w:r w:rsidRPr="0085417E">
        <w:rPr>
          <w:rFonts w:ascii="Times New Roman" w:hAnsi="Times New Roman"/>
          <w:color w:val="000000" w:themeColor="text1"/>
        </w:rPr>
        <w:t xml:space="preserve">” for </w:t>
      </w:r>
      <w:r w:rsidRPr="0085417E">
        <w:rPr>
          <w:rFonts w:ascii="Times New Roman" w:hAnsi="Times New Roman"/>
          <w:i/>
          <w:iCs/>
          <w:color w:val="000000" w:themeColor="text1"/>
        </w:rPr>
        <w:t>Biographical Encyclopedia of the World</w:t>
      </w:r>
      <w:r w:rsidRPr="0085417E">
        <w:rPr>
          <w:rFonts w:ascii="Times New Roman" w:hAnsi="Times New Roman"/>
          <w:color w:val="000000" w:themeColor="text1"/>
        </w:rPr>
        <w:t xml:space="preserve">, </w:t>
      </w:r>
      <w:r w:rsidR="008202AD">
        <w:rPr>
          <w:rFonts w:ascii="Times New Roman" w:hAnsi="Times New Roman"/>
          <w:color w:val="000000" w:themeColor="text1"/>
        </w:rPr>
        <w:t>1 (</w:t>
      </w:r>
      <w:r w:rsidR="00321C5E" w:rsidRPr="00952DDE">
        <w:rPr>
          <w:rFonts w:ascii="Times New Roman" w:hAnsi="Times New Roman"/>
          <w:color w:val="000000" w:themeColor="text1"/>
        </w:rPr>
        <w:t xml:space="preserve">PBAFP </w:t>
      </w:r>
      <w:r w:rsidR="00321C5E" w:rsidRPr="006A381C">
        <w:rPr>
          <w:rFonts w:ascii="Times New Roman" w:hAnsi="Times New Roman"/>
          <w:color w:val="000000" w:themeColor="text1"/>
        </w:rPr>
        <w:t>KFYA</w:t>
      </w:r>
      <w:r w:rsidR="008E22DF">
        <w:rPr>
          <w:rFonts w:ascii="Times New Roman" w:hAnsi="Times New Roman"/>
          <w:color w:val="000000" w:themeColor="text1"/>
        </w:rPr>
        <w:t>)</w:t>
      </w:r>
      <w:r w:rsidR="00321C5E" w:rsidRPr="006A381C">
        <w:rPr>
          <w:rFonts w:ascii="Times New Roman" w:hAnsi="Times New Roman"/>
          <w:color w:val="000000" w:themeColor="text1"/>
        </w:rPr>
        <w:t>.</w:t>
      </w:r>
    </w:p>
  </w:footnote>
  <w:footnote w:id="53">
    <w:p w14:paraId="606715A2" w14:textId="2FBCDD71" w:rsidR="00C44E92" w:rsidRPr="006A381C" w:rsidRDefault="00C44E92" w:rsidP="00C44E92">
      <w:pPr>
        <w:pStyle w:val="FootnoteText"/>
        <w:rPr>
          <w:rFonts w:ascii="Times New Roman" w:hAnsi="Times New Roman"/>
          <w:color w:val="000000" w:themeColor="text1"/>
        </w:rPr>
      </w:pPr>
      <w:r w:rsidRPr="006A381C">
        <w:rPr>
          <w:rStyle w:val="FootnoteReference"/>
          <w:rFonts w:ascii="Times New Roman" w:hAnsi="Times New Roman"/>
          <w:color w:val="000000" w:themeColor="text1"/>
        </w:rPr>
        <w:footnoteRef/>
      </w:r>
      <w:r w:rsidRPr="006A381C">
        <w:rPr>
          <w:rFonts w:ascii="Times New Roman" w:hAnsi="Times New Roman"/>
          <w:color w:val="000000" w:themeColor="text1"/>
        </w:rPr>
        <w:t xml:space="preserve"> </w:t>
      </w:r>
      <w:proofErr w:type="spellStart"/>
      <w:r w:rsidRPr="006A381C">
        <w:rPr>
          <w:rFonts w:ascii="Times New Roman" w:hAnsi="Times New Roman"/>
          <w:color w:val="000000" w:themeColor="text1"/>
        </w:rPr>
        <w:t>Limbert</w:t>
      </w:r>
      <w:proofErr w:type="spellEnd"/>
      <w:r w:rsidRPr="006A381C">
        <w:rPr>
          <w:rFonts w:ascii="Times New Roman" w:hAnsi="Times New Roman"/>
          <w:color w:val="000000" w:themeColor="text1"/>
        </w:rPr>
        <w:t>, “Paul B. Anderson,</w:t>
      </w:r>
      <w:r w:rsidR="00D83C71" w:rsidRPr="006A381C">
        <w:rPr>
          <w:rFonts w:ascii="Times New Roman" w:hAnsi="Times New Roman"/>
          <w:color w:val="000000" w:themeColor="text1"/>
        </w:rPr>
        <w:t xml:space="preserve">” </w:t>
      </w:r>
      <w:r w:rsidR="006A381C" w:rsidRPr="006A381C">
        <w:rPr>
          <w:rFonts w:ascii="Times New Roman" w:hAnsi="Times New Roman"/>
          <w:color w:val="000000" w:themeColor="text1"/>
        </w:rPr>
        <w:t>4</w:t>
      </w:r>
      <w:r w:rsidR="00D83C71" w:rsidRPr="006A381C">
        <w:rPr>
          <w:rFonts w:ascii="Times New Roman" w:hAnsi="Times New Roman"/>
          <w:color w:val="000000" w:themeColor="text1"/>
        </w:rPr>
        <w:t>.</w:t>
      </w:r>
    </w:p>
  </w:footnote>
  <w:footnote w:id="54">
    <w:p w14:paraId="5C0A7975" w14:textId="629A8199" w:rsidR="00362710" w:rsidRPr="00362710" w:rsidRDefault="00362710" w:rsidP="00362710">
      <w:pPr>
        <w:contextualSpacing/>
        <w:rPr>
          <w:rFonts w:ascii="Times New Roman" w:hAnsi="Times New Roman" w:cs="Times New Roman"/>
          <w:color w:val="000000" w:themeColor="text1"/>
          <w:sz w:val="20"/>
          <w:szCs w:val="20"/>
        </w:rPr>
      </w:pPr>
      <w:r w:rsidRPr="006A381C">
        <w:rPr>
          <w:rStyle w:val="FootnoteReference"/>
          <w:rFonts w:ascii="Times New Roman" w:hAnsi="Times New Roman" w:cs="Times New Roman"/>
          <w:color w:val="000000" w:themeColor="text1"/>
          <w:sz w:val="20"/>
          <w:szCs w:val="20"/>
        </w:rPr>
        <w:footnoteRef/>
      </w:r>
      <w:r w:rsidRPr="006A381C">
        <w:rPr>
          <w:rFonts w:ascii="Times New Roman" w:hAnsi="Times New Roman" w:cs="Times New Roman"/>
          <w:color w:val="000000" w:themeColor="text1"/>
          <w:sz w:val="20"/>
          <w:szCs w:val="20"/>
        </w:rPr>
        <w:t xml:space="preserve"> Mary Anderson Glenn, “Notes on the Life of Margaret Holmes Anderson,” c. 1998; “Anderson, Paul B. and </w:t>
      </w:r>
      <w:r w:rsidRPr="00362710">
        <w:rPr>
          <w:rFonts w:ascii="Times New Roman" w:hAnsi="Times New Roman" w:cs="Times New Roman"/>
          <w:color w:val="000000" w:themeColor="text1"/>
          <w:sz w:val="20"/>
          <w:szCs w:val="20"/>
        </w:rPr>
        <w:t>Margaret, Biographical Data, January 1960</w:t>
      </w:r>
      <w:r w:rsidR="00066255">
        <w:rPr>
          <w:rFonts w:ascii="Times New Roman" w:hAnsi="Times New Roman" w:cs="Times New Roman"/>
          <w:color w:val="000000" w:themeColor="text1"/>
          <w:sz w:val="20"/>
          <w:szCs w:val="20"/>
        </w:rPr>
        <w:t>–</w:t>
      </w:r>
      <w:r w:rsidRPr="00362710">
        <w:rPr>
          <w:rFonts w:ascii="Times New Roman" w:hAnsi="Times New Roman" w:cs="Times New Roman"/>
          <w:color w:val="000000" w:themeColor="text1"/>
          <w:sz w:val="20"/>
          <w:szCs w:val="20"/>
        </w:rPr>
        <w:t>October 1975</w:t>
      </w:r>
      <w:r w:rsidR="008E22DF">
        <w:rPr>
          <w:rFonts w:ascii="Times New Roman" w:hAnsi="Times New Roman" w:cs="Times New Roman"/>
          <w:color w:val="000000" w:themeColor="text1"/>
          <w:sz w:val="20"/>
          <w:szCs w:val="20"/>
        </w:rPr>
        <w:t>”</w:t>
      </w:r>
      <w:r w:rsidRPr="00362710">
        <w:rPr>
          <w:rFonts w:ascii="Times New Roman" w:hAnsi="Times New Roman" w:cs="Times New Roman"/>
          <w:color w:val="000000" w:themeColor="text1"/>
          <w:sz w:val="20"/>
          <w:szCs w:val="20"/>
        </w:rPr>
        <w:t>; Biographical Records, Paul B. Anderson, Box 4</w:t>
      </w:r>
      <w:r w:rsidR="008E22DF">
        <w:rPr>
          <w:rFonts w:ascii="Times New Roman" w:hAnsi="Times New Roman" w:cs="Times New Roman"/>
          <w:color w:val="000000" w:themeColor="text1"/>
          <w:sz w:val="20"/>
          <w:szCs w:val="20"/>
        </w:rPr>
        <w:t xml:space="preserve"> (</w:t>
      </w:r>
      <w:r w:rsidRPr="00362710">
        <w:rPr>
          <w:rFonts w:ascii="Times New Roman" w:hAnsi="Times New Roman" w:cs="Times New Roman"/>
          <w:color w:val="000000" w:themeColor="text1"/>
          <w:sz w:val="20"/>
          <w:szCs w:val="20"/>
        </w:rPr>
        <w:t>KFYA</w:t>
      </w:r>
      <w:r w:rsidR="008E22DF">
        <w:rPr>
          <w:rFonts w:ascii="Times New Roman" w:hAnsi="Times New Roman" w:cs="Times New Roman"/>
          <w:color w:val="000000" w:themeColor="text1"/>
          <w:sz w:val="20"/>
          <w:szCs w:val="20"/>
        </w:rPr>
        <w:t>)</w:t>
      </w:r>
      <w:r w:rsidRPr="00362710">
        <w:rPr>
          <w:rFonts w:ascii="Times New Roman" w:hAnsi="Times New Roman" w:cs="Times New Roman"/>
          <w:color w:val="000000" w:themeColor="text1"/>
          <w:sz w:val="20"/>
          <w:szCs w:val="20"/>
        </w:rPr>
        <w:t>.</w:t>
      </w:r>
    </w:p>
  </w:footnote>
  <w:footnote w:id="55">
    <w:p w14:paraId="6DB5D252" w14:textId="76AAF29B" w:rsidR="00C44E92" w:rsidRPr="00362710" w:rsidRDefault="00C44E92" w:rsidP="00C44E92">
      <w:pPr>
        <w:pStyle w:val="FootnoteText"/>
        <w:rPr>
          <w:rFonts w:ascii="Times New Roman" w:hAnsi="Times New Roman"/>
          <w:color w:val="000000" w:themeColor="text1"/>
        </w:rPr>
      </w:pPr>
      <w:r w:rsidRPr="00362710">
        <w:rPr>
          <w:rStyle w:val="FootnoteReference"/>
          <w:rFonts w:ascii="Times New Roman" w:hAnsi="Times New Roman"/>
          <w:color w:val="000000" w:themeColor="text1"/>
        </w:rPr>
        <w:footnoteRef/>
      </w:r>
      <w:r w:rsidRPr="00362710">
        <w:rPr>
          <w:rFonts w:ascii="Times New Roman" w:hAnsi="Times New Roman"/>
          <w:color w:val="000000" w:themeColor="text1"/>
        </w:rPr>
        <w:t xml:space="preserve"> Margaret H. Anderson, “Churches Around the World,” November 1, 1977</w:t>
      </w:r>
      <w:r w:rsidR="00321C5E">
        <w:rPr>
          <w:rFonts w:ascii="Times New Roman" w:hAnsi="Times New Roman"/>
          <w:color w:val="000000" w:themeColor="text1"/>
        </w:rPr>
        <w:t xml:space="preserve">, </w:t>
      </w:r>
      <w:r w:rsidRPr="00362710">
        <w:rPr>
          <w:rFonts w:ascii="Times New Roman" w:hAnsi="Times New Roman"/>
          <w:color w:val="000000" w:themeColor="text1"/>
        </w:rPr>
        <w:t>1</w:t>
      </w:r>
      <w:r w:rsidR="00321C5E">
        <w:rPr>
          <w:rFonts w:ascii="Times New Roman" w:hAnsi="Times New Roman"/>
          <w:color w:val="000000" w:themeColor="text1"/>
        </w:rPr>
        <w:t xml:space="preserve">. </w:t>
      </w:r>
      <w:r w:rsidR="00321C5E" w:rsidRPr="00952DDE">
        <w:rPr>
          <w:rFonts w:ascii="Times New Roman" w:hAnsi="Times New Roman"/>
          <w:color w:val="000000" w:themeColor="text1"/>
        </w:rPr>
        <w:t>PBAFP KFYA</w:t>
      </w:r>
      <w:r w:rsidR="00321C5E">
        <w:rPr>
          <w:rFonts w:ascii="Times New Roman" w:hAnsi="Times New Roman"/>
          <w:color w:val="000000" w:themeColor="text1"/>
        </w:rPr>
        <w:t>.</w:t>
      </w:r>
    </w:p>
  </w:footnote>
  <w:footnote w:id="56">
    <w:p w14:paraId="73529842" w14:textId="3CCAB2CE" w:rsidR="00C44E92" w:rsidRPr="00846028" w:rsidRDefault="00C44E92" w:rsidP="00C44E92">
      <w:pPr>
        <w:rPr>
          <w:rFonts w:ascii="Times New Roman" w:hAnsi="Times New Roman" w:cs="Times New Roman"/>
          <w:color w:val="000000" w:themeColor="text1"/>
          <w:sz w:val="20"/>
          <w:szCs w:val="20"/>
        </w:rPr>
      </w:pPr>
      <w:r w:rsidRPr="00846028">
        <w:rPr>
          <w:rStyle w:val="FootnoteReference"/>
          <w:rFonts w:ascii="Times New Roman" w:hAnsi="Times New Roman" w:cs="Times New Roman"/>
          <w:color w:val="000000" w:themeColor="text1"/>
          <w:sz w:val="20"/>
          <w:szCs w:val="20"/>
        </w:rPr>
        <w:footnoteRef/>
      </w:r>
      <w:r w:rsidRPr="00846028">
        <w:rPr>
          <w:rFonts w:ascii="Times New Roman" w:hAnsi="Times New Roman" w:cs="Times New Roman"/>
          <w:color w:val="000000" w:themeColor="text1"/>
          <w:sz w:val="20"/>
          <w:szCs w:val="20"/>
        </w:rPr>
        <w:t xml:space="preserve"> </w:t>
      </w:r>
      <w:r w:rsidR="00846028" w:rsidRPr="00846028">
        <w:rPr>
          <w:rFonts w:ascii="Times New Roman" w:hAnsi="Times New Roman"/>
          <w:color w:val="000000" w:themeColor="text1"/>
          <w:sz w:val="20"/>
          <w:szCs w:val="20"/>
        </w:rPr>
        <w:t>Paul B. Anderson</w:t>
      </w:r>
      <w:r w:rsidRPr="00846028">
        <w:rPr>
          <w:rFonts w:ascii="Times New Roman" w:hAnsi="Times New Roman" w:cs="Times New Roman"/>
          <w:color w:val="000000" w:themeColor="text1"/>
          <w:sz w:val="20"/>
          <w:szCs w:val="20"/>
        </w:rPr>
        <w:t>, “Personal Study at Oxford, English Notables” [</w:t>
      </w:r>
      <w:r w:rsidR="00493267" w:rsidRPr="00846028">
        <w:rPr>
          <w:rFonts w:ascii="Times New Roman" w:hAnsi="Times New Roman" w:cs="Times New Roman"/>
          <w:color w:val="000000" w:themeColor="text1"/>
          <w:sz w:val="20"/>
          <w:szCs w:val="20"/>
        </w:rPr>
        <w:t xml:space="preserve">notes </w:t>
      </w:r>
      <w:r w:rsidRPr="00846028">
        <w:rPr>
          <w:rFonts w:ascii="Times New Roman" w:hAnsi="Times New Roman" w:cs="Times New Roman"/>
          <w:color w:val="000000" w:themeColor="text1"/>
          <w:sz w:val="20"/>
          <w:szCs w:val="20"/>
        </w:rPr>
        <w:t>for “No East or West”], no date, 378</w:t>
      </w:r>
      <w:r w:rsidR="008E22DF">
        <w:rPr>
          <w:rFonts w:ascii="Times New Roman" w:hAnsi="Times New Roman" w:cs="Times New Roman"/>
          <w:color w:val="000000" w:themeColor="text1"/>
          <w:sz w:val="20"/>
          <w:szCs w:val="20"/>
        </w:rPr>
        <w:t xml:space="preserve"> (</w:t>
      </w:r>
      <w:r w:rsidR="006834C5" w:rsidRPr="00846028">
        <w:rPr>
          <w:rFonts w:ascii="Times New Roman" w:hAnsi="Times New Roman" w:cs="Times New Roman"/>
          <w:color w:val="000000" w:themeColor="text1"/>
          <w:sz w:val="20"/>
          <w:szCs w:val="20"/>
        </w:rPr>
        <w:t>PBAFP KFYA</w:t>
      </w:r>
      <w:r w:rsidR="008E22DF">
        <w:rPr>
          <w:rFonts w:ascii="Times New Roman" w:hAnsi="Times New Roman" w:cs="Times New Roman"/>
          <w:color w:val="000000" w:themeColor="text1"/>
          <w:sz w:val="20"/>
          <w:szCs w:val="20"/>
        </w:rPr>
        <w:t>)</w:t>
      </w:r>
      <w:r w:rsidRPr="00846028">
        <w:rPr>
          <w:rFonts w:ascii="Times New Roman" w:hAnsi="Times New Roman" w:cs="Times New Roman"/>
          <w:color w:val="000000" w:themeColor="text1"/>
          <w:sz w:val="20"/>
          <w:szCs w:val="20"/>
        </w:rPr>
        <w:t>;</w:t>
      </w:r>
      <w:r w:rsidRPr="00147FF0">
        <w:rPr>
          <w:rFonts w:ascii="Times New Roman" w:hAnsi="Times New Roman" w:cs="Times New Roman"/>
          <w:color w:val="000000" w:themeColor="text1"/>
          <w:sz w:val="20"/>
          <w:szCs w:val="20"/>
        </w:rPr>
        <w:t xml:space="preserve"> </w:t>
      </w:r>
      <w:r w:rsidR="00846028" w:rsidRPr="00846028">
        <w:rPr>
          <w:rFonts w:ascii="Times New Roman" w:hAnsi="Times New Roman"/>
          <w:color w:val="000000" w:themeColor="text1"/>
          <w:sz w:val="20"/>
          <w:szCs w:val="20"/>
        </w:rPr>
        <w:t>Paul B. Anderson</w:t>
      </w:r>
      <w:r w:rsidRPr="00846028">
        <w:rPr>
          <w:rFonts w:ascii="Times New Roman" w:hAnsi="Times New Roman" w:cs="Times New Roman"/>
          <w:color w:val="000000" w:themeColor="text1"/>
          <w:sz w:val="20"/>
          <w:szCs w:val="20"/>
        </w:rPr>
        <w:t>, “Russian Work – Policy Study,” November 23, 1943</w:t>
      </w:r>
      <w:r w:rsidR="008E22DF">
        <w:rPr>
          <w:rFonts w:ascii="Times New Roman" w:hAnsi="Times New Roman" w:cs="Times New Roman"/>
          <w:color w:val="000000" w:themeColor="text1"/>
          <w:sz w:val="20"/>
          <w:szCs w:val="20"/>
        </w:rPr>
        <w:t xml:space="preserve"> (</w:t>
      </w:r>
      <w:r w:rsidR="00321C5E" w:rsidRPr="00846028">
        <w:rPr>
          <w:rFonts w:ascii="Times New Roman" w:hAnsi="Times New Roman" w:cs="Times New Roman"/>
          <w:color w:val="000000" w:themeColor="text1"/>
          <w:sz w:val="20"/>
          <w:szCs w:val="20"/>
        </w:rPr>
        <w:t>PBAFP KFYA</w:t>
      </w:r>
      <w:r w:rsidR="008E22DF">
        <w:rPr>
          <w:rFonts w:ascii="Times New Roman" w:hAnsi="Times New Roman" w:cs="Times New Roman"/>
          <w:color w:val="000000" w:themeColor="text1"/>
          <w:sz w:val="20"/>
          <w:szCs w:val="20"/>
        </w:rPr>
        <w:t>)</w:t>
      </w:r>
      <w:r w:rsidR="00321C5E" w:rsidRPr="00846028">
        <w:rPr>
          <w:rFonts w:ascii="Times New Roman" w:hAnsi="Times New Roman" w:cs="Times New Roman"/>
          <w:color w:val="000000" w:themeColor="text1"/>
          <w:sz w:val="20"/>
          <w:szCs w:val="20"/>
        </w:rPr>
        <w:t>.</w:t>
      </w:r>
    </w:p>
  </w:footnote>
  <w:footnote w:id="57">
    <w:p w14:paraId="42A82193" w14:textId="60902E22" w:rsidR="00C44E92" w:rsidRPr="00E37948" w:rsidRDefault="00C44E92" w:rsidP="002A6AFA">
      <w:pPr>
        <w:contextualSpacing/>
        <w:rPr>
          <w:rFonts w:ascii="Times New Roman" w:hAnsi="Times New Roman"/>
          <w:sz w:val="20"/>
          <w:szCs w:val="20"/>
        </w:rPr>
      </w:pPr>
      <w:r w:rsidRPr="002D2EC4">
        <w:rPr>
          <w:rStyle w:val="FootnoteReference"/>
          <w:rFonts w:ascii="Times New Roman" w:hAnsi="Times New Roman"/>
          <w:sz w:val="20"/>
          <w:szCs w:val="20"/>
        </w:rPr>
        <w:footnoteRef/>
      </w:r>
      <w:r w:rsidRPr="002D2EC4">
        <w:rPr>
          <w:rFonts w:ascii="Times New Roman" w:hAnsi="Times New Roman"/>
          <w:sz w:val="20"/>
          <w:szCs w:val="20"/>
        </w:rPr>
        <w:t xml:space="preserve"> </w:t>
      </w:r>
      <w:r w:rsidR="002D2EC4" w:rsidRPr="002D2EC4">
        <w:rPr>
          <w:rFonts w:ascii="Times New Roman" w:hAnsi="Times New Roman"/>
          <w:color w:val="000000" w:themeColor="text1"/>
          <w:sz w:val="20"/>
          <w:szCs w:val="20"/>
        </w:rPr>
        <w:t>Anderson</w:t>
      </w:r>
      <w:r w:rsidR="002D2EC4" w:rsidRPr="002D2EC4">
        <w:rPr>
          <w:rFonts w:ascii="Times New Roman" w:hAnsi="Times New Roman"/>
          <w:i/>
          <w:color w:val="000000" w:themeColor="text1"/>
          <w:sz w:val="20"/>
          <w:szCs w:val="20"/>
        </w:rPr>
        <w:t xml:space="preserve">, No East or West, </w:t>
      </w:r>
      <w:r w:rsidRPr="002D2EC4">
        <w:rPr>
          <w:rFonts w:ascii="Times New Roman" w:hAnsi="Times New Roman"/>
          <w:sz w:val="20"/>
          <w:szCs w:val="20"/>
        </w:rPr>
        <w:t>41</w:t>
      </w:r>
      <w:r w:rsidR="008E22DF">
        <w:rPr>
          <w:rFonts w:ascii="Times New Roman" w:hAnsi="Times New Roman"/>
          <w:sz w:val="20"/>
          <w:szCs w:val="20"/>
        </w:rPr>
        <w:t xml:space="preserve">. </w:t>
      </w:r>
      <w:r w:rsidR="002A6AFA" w:rsidRPr="002D2EC4">
        <w:rPr>
          <w:rFonts w:ascii="Times New Roman" w:hAnsi="Times New Roman"/>
          <w:sz w:val="20"/>
          <w:szCs w:val="20"/>
        </w:rPr>
        <w:t xml:space="preserve">Edgar </w:t>
      </w:r>
      <w:proofErr w:type="spellStart"/>
      <w:r w:rsidR="002A6AFA" w:rsidRPr="002D2EC4">
        <w:rPr>
          <w:rFonts w:ascii="Times New Roman" w:hAnsi="Times New Roman"/>
          <w:sz w:val="20"/>
          <w:szCs w:val="20"/>
        </w:rPr>
        <w:t>MacNaughten</w:t>
      </w:r>
      <w:proofErr w:type="spellEnd"/>
      <w:r w:rsidR="002A6AFA" w:rsidRPr="002D2EC4">
        <w:rPr>
          <w:rFonts w:ascii="Times New Roman" w:hAnsi="Times New Roman"/>
          <w:sz w:val="20"/>
          <w:szCs w:val="20"/>
        </w:rPr>
        <w:t xml:space="preserve"> (1882</w:t>
      </w:r>
      <w:r w:rsidR="00066255">
        <w:rPr>
          <w:rFonts w:ascii="Times New Roman" w:hAnsi="Times New Roman"/>
          <w:sz w:val="20"/>
          <w:szCs w:val="20"/>
        </w:rPr>
        <w:t>–</w:t>
      </w:r>
      <w:r w:rsidR="002A6AFA" w:rsidRPr="002D2EC4">
        <w:rPr>
          <w:rFonts w:ascii="Times New Roman" w:hAnsi="Times New Roman"/>
          <w:sz w:val="20"/>
          <w:szCs w:val="20"/>
        </w:rPr>
        <w:t>1933) served with the Y in Russia and Europe</w:t>
      </w:r>
      <w:r w:rsidR="00E37948" w:rsidRPr="002D2EC4">
        <w:rPr>
          <w:rFonts w:ascii="Times New Roman" w:hAnsi="Times New Roman"/>
          <w:sz w:val="20"/>
          <w:szCs w:val="20"/>
        </w:rPr>
        <w:t>.</w:t>
      </w:r>
      <w:r w:rsidR="00E37948" w:rsidRPr="00E37948">
        <w:rPr>
          <w:rFonts w:ascii="Times New Roman" w:hAnsi="Times New Roman"/>
          <w:sz w:val="20"/>
          <w:szCs w:val="20"/>
        </w:rPr>
        <w:t xml:space="preserve"> Gustave Gerard </w:t>
      </w:r>
      <w:proofErr w:type="spellStart"/>
      <w:r w:rsidR="00E37948" w:rsidRPr="00E37948">
        <w:rPr>
          <w:rFonts w:ascii="Times New Roman" w:hAnsi="Times New Roman"/>
          <w:sz w:val="20"/>
          <w:szCs w:val="20"/>
        </w:rPr>
        <w:t>Kullmann</w:t>
      </w:r>
      <w:proofErr w:type="spellEnd"/>
      <w:r w:rsidR="00E37948" w:rsidRPr="00E37948">
        <w:rPr>
          <w:rFonts w:ascii="Times New Roman" w:hAnsi="Times New Roman"/>
          <w:sz w:val="20"/>
          <w:szCs w:val="20"/>
        </w:rPr>
        <w:t xml:space="preserve"> (1894</w:t>
      </w:r>
      <w:r w:rsidR="00066255">
        <w:rPr>
          <w:rFonts w:ascii="Times New Roman" w:hAnsi="Times New Roman"/>
          <w:sz w:val="20"/>
          <w:szCs w:val="20"/>
        </w:rPr>
        <w:t>–</w:t>
      </w:r>
      <w:r w:rsidR="00E37948" w:rsidRPr="00E37948">
        <w:rPr>
          <w:rFonts w:ascii="Times New Roman" w:hAnsi="Times New Roman"/>
          <w:sz w:val="20"/>
          <w:szCs w:val="20"/>
        </w:rPr>
        <w:t>1961) was the closest advisor to the Russian Student Christian Movement in Europe.</w:t>
      </w:r>
    </w:p>
  </w:footnote>
  <w:footnote w:id="58">
    <w:p w14:paraId="471CD925" w14:textId="31475F1C" w:rsidR="00C44E92" w:rsidRPr="002D2EC4" w:rsidRDefault="00C44E92" w:rsidP="00C44E92">
      <w:pPr>
        <w:pStyle w:val="FootnoteText"/>
        <w:rPr>
          <w:rFonts w:ascii="Times New Roman" w:hAnsi="Times New Roman"/>
          <w:color w:val="000000" w:themeColor="text1"/>
        </w:rPr>
      </w:pPr>
      <w:r w:rsidRPr="002D2EC4">
        <w:rPr>
          <w:rStyle w:val="FootnoteReference"/>
          <w:rFonts w:ascii="Times New Roman" w:hAnsi="Times New Roman"/>
          <w:color w:val="000000" w:themeColor="text1"/>
        </w:rPr>
        <w:footnoteRef/>
      </w:r>
      <w:r w:rsidRPr="002D2EC4">
        <w:rPr>
          <w:rFonts w:ascii="Times New Roman" w:hAnsi="Times New Roman"/>
          <w:color w:val="000000" w:themeColor="text1"/>
        </w:rPr>
        <w:t xml:space="preserve"> </w:t>
      </w:r>
      <w:r w:rsidR="002D2EC4" w:rsidRPr="002D2EC4">
        <w:rPr>
          <w:rFonts w:ascii="Times New Roman" w:hAnsi="Times New Roman"/>
          <w:color w:val="000000" w:themeColor="text1"/>
        </w:rPr>
        <w:t>Anderson</w:t>
      </w:r>
      <w:r w:rsidR="002D2EC4" w:rsidRPr="002D2EC4">
        <w:rPr>
          <w:rFonts w:ascii="Times New Roman" w:hAnsi="Times New Roman"/>
          <w:i/>
          <w:color w:val="000000" w:themeColor="text1"/>
        </w:rPr>
        <w:t xml:space="preserve">, No East or West, </w:t>
      </w:r>
      <w:r w:rsidRPr="002D2EC4">
        <w:rPr>
          <w:rFonts w:ascii="Times New Roman" w:hAnsi="Times New Roman"/>
          <w:color w:val="000000" w:themeColor="text1"/>
        </w:rPr>
        <w:t>42</w:t>
      </w:r>
      <w:r w:rsidR="00066255">
        <w:rPr>
          <w:rFonts w:ascii="Times New Roman" w:hAnsi="Times New Roman"/>
          <w:color w:val="000000" w:themeColor="text1"/>
        </w:rPr>
        <w:t>–</w:t>
      </w:r>
      <w:r w:rsidRPr="002D2EC4">
        <w:rPr>
          <w:rFonts w:ascii="Times New Roman" w:hAnsi="Times New Roman"/>
          <w:color w:val="000000" w:themeColor="text1"/>
        </w:rPr>
        <w:t>43.</w:t>
      </w:r>
    </w:p>
  </w:footnote>
  <w:footnote w:id="59">
    <w:p w14:paraId="38C34AFD" w14:textId="5AAEA4A0" w:rsidR="00C44E92" w:rsidRPr="002D2EC4" w:rsidRDefault="00C44E92" w:rsidP="00C44E92">
      <w:pPr>
        <w:pStyle w:val="FootnoteText"/>
        <w:rPr>
          <w:rFonts w:ascii="Times New Roman" w:hAnsi="Times New Roman"/>
          <w:color w:val="000000" w:themeColor="text1"/>
        </w:rPr>
      </w:pPr>
      <w:r w:rsidRPr="002D2EC4">
        <w:rPr>
          <w:rStyle w:val="FootnoteReference"/>
          <w:rFonts w:ascii="Times New Roman" w:hAnsi="Times New Roman"/>
          <w:color w:val="000000" w:themeColor="text1"/>
        </w:rPr>
        <w:footnoteRef/>
      </w:r>
      <w:r w:rsidRPr="002D2EC4">
        <w:rPr>
          <w:rFonts w:ascii="Times New Roman" w:hAnsi="Times New Roman"/>
          <w:color w:val="000000" w:themeColor="text1"/>
        </w:rPr>
        <w:t xml:space="preserve"> </w:t>
      </w:r>
      <w:r w:rsidR="00D86BC6">
        <w:rPr>
          <w:rFonts w:ascii="Times New Roman" w:hAnsi="Times New Roman"/>
          <w:color w:val="000000" w:themeColor="text1"/>
        </w:rPr>
        <w:t>Ibid.</w:t>
      </w:r>
      <w:r w:rsidR="002D2EC4" w:rsidRPr="002D2EC4">
        <w:rPr>
          <w:rFonts w:ascii="Times New Roman" w:hAnsi="Times New Roman"/>
          <w:i/>
          <w:color w:val="000000" w:themeColor="text1"/>
        </w:rPr>
        <w:t xml:space="preserve">, </w:t>
      </w:r>
      <w:r w:rsidRPr="002D2EC4">
        <w:rPr>
          <w:rFonts w:ascii="Times New Roman" w:hAnsi="Times New Roman"/>
          <w:color w:val="000000" w:themeColor="text1"/>
        </w:rPr>
        <w:t>46.</w:t>
      </w:r>
    </w:p>
  </w:footnote>
  <w:footnote w:id="60">
    <w:p w14:paraId="3720B0FD" w14:textId="444C4F23" w:rsidR="00C44E92" w:rsidRPr="002D2EC4" w:rsidRDefault="00C44E92" w:rsidP="00C44E92">
      <w:pPr>
        <w:pStyle w:val="FootnoteText"/>
        <w:rPr>
          <w:rFonts w:ascii="Times New Roman" w:hAnsi="Times New Roman"/>
          <w:color w:val="000000" w:themeColor="text1"/>
        </w:rPr>
      </w:pPr>
      <w:r w:rsidRPr="002D2EC4">
        <w:rPr>
          <w:rStyle w:val="FootnoteReference"/>
          <w:rFonts w:ascii="Times New Roman" w:hAnsi="Times New Roman"/>
          <w:color w:val="000000" w:themeColor="text1"/>
        </w:rPr>
        <w:footnoteRef/>
      </w:r>
      <w:r w:rsidRPr="002D2EC4">
        <w:rPr>
          <w:rFonts w:ascii="Times New Roman" w:hAnsi="Times New Roman"/>
          <w:color w:val="000000" w:themeColor="text1"/>
        </w:rPr>
        <w:t xml:space="preserve"> </w:t>
      </w:r>
      <w:r w:rsidR="00D86BC6">
        <w:rPr>
          <w:rFonts w:ascii="Times New Roman" w:hAnsi="Times New Roman"/>
          <w:color w:val="000000" w:themeColor="text1"/>
        </w:rPr>
        <w:t>Ibid.</w:t>
      </w:r>
      <w:r w:rsidR="002D2EC4" w:rsidRPr="002D2EC4">
        <w:rPr>
          <w:rFonts w:ascii="Times New Roman" w:hAnsi="Times New Roman"/>
          <w:i/>
          <w:color w:val="000000" w:themeColor="text1"/>
        </w:rPr>
        <w:t xml:space="preserve">, </w:t>
      </w:r>
      <w:r w:rsidRPr="002D2EC4">
        <w:rPr>
          <w:rFonts w:ascii="Times New Roman" w:hAnsi="Times New Roman"/>
          <w:color w:val="000000" w:themeColor="text1"/>
        </w:rPr>
        <w:t>43.</w:t>
      </w:r>
    </w:p>
  </w:footnote>
  <w:footnote w:id="61">
    <w:p w14:paraId="7C32B505" w14:textId="0407B304" w:rsidR="00C44E92" w:rsidRPr="002D2EC4" w:rsidRDefault="00C44E92" w:rsidP="00C44E92">
      <w:pPr>
        <w:pStyle w:val="FootnoteText"/>
        <w:rPr>
          <w:rFonts w:ascii="Times New Roman" w:hAnsi="Times New Roman"/>
          <w:color w:val="000000" w:themeColor="text1"/>
        </w:rPr>
      </w:pPr>
      <w:r w:rsidRPr="002D2EC4">
        <w:rPr>
          <w:rStyle w:val="FootnoteReference"/>
          <w:rFonts w:ascii="Times New Roman" w:hAnsi="Times New Roman"/>
          <w:color w:val="000000" w:themeColor="text1"/>
        </w:rPr>
        <w:footnoteRef/>
      </w:r>
      <w:r w:rsidRPr="002D2EC4">
        <w:rPr>
          <w:rFonts w:ascii="Times New Roman" w:hAnsi="Times New Roman"/>
          <w:color w:val="000000" w:themeColor="text1"/>
        </w:rPr>
        <w:t xml:space="preserve"> </w:t>
      </w:r>
      <w:r w:rsidR="00D86BC6">
        <w:rPr>
          <w:rFonts w:ascii="Times New Roman" w:hAnsi="Times New Roman"/>
          <w:color w:val="000000" w:themeColor="text1"/>
        </w:rPr>
        <w:t>Ibid.</w:t>
      </w:r>
      <w:r w:rsidR="002D2EC4" w:rsidRPr="002D2EC4">
        <w:rPr>
          <w:rFonts w:ascii="Times New Roman" w:hAnsi="Times New Roman"/>
          <w:i/>
          <w:color w:val="000000" w:themeColor="text1"/>
        </w:rPr>
        <w:t xml:space="preserve">, </w:t>
      </w:r>
      <w:r w:rsidRPr="002D2EC4">
        <w:rPr>
          <w:rFonts w:ascii="Times New Roman" w:hAnsi="Times New Roman"/>
          <w:color w:val="000000" w:themeColor="text1"/>
        </w:rPr>
        <w:t>45.</w:t>
      </w:r>
    </w:p>
  </w:footnote>
  <w:footnote w:id="62">
    <w:p w14:paraId="40577C39" w14:textId="39AC495A" w:rsidR="00C44E92" w:rsidRPr="003446EE" w:rsidRDefault="00C44E92" w:rsidP="00C44E92">
      <w:pPr>
        <w:pStyle w:val="FootnoteText"/>
        <w:rPr>
          <w:rFonts w:ascii="Times New Roman" w:hAnsi="Times New Roman"/>
          <w:color w:val="000000" w:themeColor="text1"/>
        </w:rPr>
      </w:pPr>
      <w:r w:rsidRPr="003446EE">
        <w:rPr>
          <w:rStyle w:val="FootnoteReference"/>
          <w:rFonts w:ascii="Times New Roman" w:hAnsi="Times New Roman"/>
          <w:color w:val="000000" w:themeColor="text1"/>
        </w:rPr>
        <w:footnoteRef/>
      </w:r>
      <w:r w:rsidRPr="003446EE">
        <w:rPr>
          <w:rFonts w:ascii="Times New Roman" w:hAnsi="Times New Roman"/>
          <w:color w:val="000000" w:themeColor="text1"/>
        </w:rPr>
        <w:t xml:space="preserve"> Paul B. Anderson, “Ten Years of Service in Adjustment Education,” October 10, 1931</w:t>
      </w:r>
      <w:r w:rsidR="000A0C79">
        <w:rPr>
          <w:rFonts w:ascii="Times New Roman" w:hAnsi="Times New Roman"/>
          <w:color w:val="000000" w:themeColor="text1"/>
        </w:rPr>
        <w:t xml:space="preserve">, </w:t>
      </w:r>
      <w:r w:rsidRPr="003446EE">
        <w:rPr>
          <w:rFonts w:ascii="Times New Roman" w:hAnsi="Times New Roman"/>
          <w:color w:val="000000" w:themeColor="text1"/>
        </w:rPr>
        <w:t>1</w:t>
      </w:r>
      <w:r w:rsidR="00066255">
        <w:rPr>
          <w:rFonts w:ascii="Times New Roman" w:hAnsi="Times New Roman"/>
          <w:color w:val="000000" w:themeColor="text1"/>
        </w:rPr>
        <w:t>–</w:t>
      </w:r>
      <w:r w:rsidRPr="003446EE">
        <w:rPr>
          <w:rFonts w:ascii="Times New Roman" w:hAnsi="Times New Roman"/>
          <w:color w:val="000000" w:themeColor="text1"/>
        </w:rPr>
        <w:t>2</w:t>
      </w:r>
      <w:r>
        <w:rPr>
          <w:rFonts w:ascii="Times New Roman" w:hAnsi="Times New Roman"/>
          <w:color w:val="000000" w:themeColor="text1"/>
        </w:rPr>
        <w:t>.</w:t>
      </w:r>
      <w:r w:rsidR="000A0C79">
        <w:rPr>
          <w:rFonts w:ascii="Times New Roman" w:hAnsi="Times New Roman"/>
          <w:color w:val="000000" w:themeColor="text1"/>
        </w:rPr>
        <w:t xml:space="preserve"> </w:t>
      </w:r>
      <w:r w:rsidR="000A0C79" w:rsidRPr="00952DDE">
        <w:rPr>
          <w:rFonts w:ascii="Times New Roman" w:hAnsi="Times New Roman"/>
          <w:color w:val="000000" w:themeColor="text1"/>
        </w:rPr>
        <w:t>PBAFP KFYA</w:t>
      </w:r>
      <w:r w:rsidR="000A0C79">
        <w:rPr>
          <w:rFonts w:ascii="Times New Roman" w:hAnsi="Times New Roman"/>
          <w:color w:val="000000" w:themeColor="text1"/>
        </w:rPr>
        <w:t>.</w:t>
      </w:r>
    </w:p>
  </w:footnote>
  <w:footnote w:id="63">
    <w:p w14:paraId="774576D6" w14:textId="2DEA756B" w:rsidR="00C44E92" w:rsidRPr="003446EE" w:rsidRDefault="00C44E92" w:rsidP="00C44E92">
      <w:pPr>
        <w:pStyle w:val="FootnoteText"/>
        <w:rPr>
          <w:rFonts w:ascii="Times New Roman" w:hAnsi="Times New Roman"/>
          <w:color w:val="000000" w:themeColor="text1"/>
        </w:rPr>
      </w:pPr>
      <w:r w:rsidRPr="003446EE">
        <w:rPr>
          <w:rStyle w:val="FootnoteReference"/>
          <w:rFonts w:ascii="Times New Roman" w:hAnsi="Times New Roman"/>
          <w:color w:val="000000" w:themeColor="text1"/>
        </w:rPr>
        <w:footnoteRef/>
      </w:r>
      <w:r w:rsidRPr="003446EE">
        <w:rPr>
          <w:rFonts w:ascii="Times New Roman" w:hAnsi="Times New Roman"/>
          <w:color w:val="000000" w:themeColor="text1"/>
        </w:rPr>
        <w:t xml:space="preserve"> </w:t>
      </w:r>
      <w:r w:rsidR="00CC69BA" w:rsidRPr="004E4DCD">
        <w:rPr>
          <w:rFonts w:ascii="Times New Roman" w:hAnsi="Times New Roman"/>
          <w:color w:val="000000" w:themeColor="text1"/>
        </w:rPr>
        <w:t>Anderson</w:t>
      </w:r>
      <w:r w:rsidR="00CC69BA" w:rsidRPr="004E4DCD">
        <w:rPr>
          <w:rFonts w:ascii="Times New Roman" w:hAnsi="Times New Roman"/>
          <w:i/>
          <w:color w:val="000000" w:themeColor="text1"/>
        </w:rPr>
        <w:t>, No East or West</w:t>
      </w:r>
      <w:r w:rsidR="00CC69BA">
        <w:rPr>
          <w:rFonts w:ascii="Times New Roman" w:hAnsi="Times New Roman"/>
          <w:i/>
          <w:color w:val="000000" w:themeColor="text1"/>
        </w:rPr>
        <w:t xml:space="preserve">, </w:t>
      </w:r>
      <w:r w:rsidRPr="003446EE">
        <w:rPr>
          <w:rFonts w:ascii="Times New Roman" w:hAnsi="Times New Roman"/>
          <w:color w:val="000000" w:themeColor="text1"/>
        </w:rPr>
        <w:t>44</w:t>
      </w:r>
      <w:r>
        <w:rPr>
          <w:rFonts w:ascii="Times New Roman" w:hAnsi="Times New Roman"/>
          <w:color w:val="000000" w:themeColor="text1"/>
        </w:rPr>
        <w:t>.</w:t>
      </w:r>
    </w:p>
  </w:footnote>
  <w:footnote w:id="64">
    <w:p w14:paraId="3EECF1AB" w14:textId="47351B6A" w:rsidR="00C44E92" w:rsidRPr="003446EE" w:rsidRDefault="00C44E92" w:rsidP="00C44E92">
      <w:pPr>
        <w:pStyle w:val="FootnoteText"/>
        <w:rPr>
          <w:rFonts w:ascii="Times New Roman" w:hAnsi="Times New Roman"/>
          <w:color w:val="000000" w:themeColor="text1"/>
        </w:rPr>
      </w:pPr>
      <w:r w:rsidRPr="003446EE">
        <w:rPr>
          <w:rStyle w:val="FootnoteReference"/>
          <w:rFonts w:ascii="Times New Roman" w:hAnsi="Times New Roman"/>
          <w:color w:val="000000" w:themeColor="text1"/>
        </w:rPr>
        <w:footnoteRef/>
      </w:r>
      <w:r w:rsidRPr="003446EE">
        <w:rPr>
          <w:rFonts w:ascii="Times New Roman" w:hAnsi="Times New Roman"/>
          <w:color w:val="000000" w:themeColor="text1"/>
        </w:rPr>
        <w:t xml:space="preserve"> </w:t>
      </w:r>
      <w:r w:rsidR="00D86BC6">
        <w:rPr>
          <w:rFonts w:ascii="Times New Roman" w:hAnsi="Times New Roman"/>
          <w:color w:val="000000" w:themeColor="text1"/>
        </w:rPr>
        <w:t>Ibid.</w:t>
      </w:r>
      <w:r w:rsidR="00CC69BA">
        <w:rPr>
          <w:rFonts w:ascii="Times New Roman" w:hAnsi="Times New Roman"/>
          <w:i/>
          <w:color w:val="000000" w:themeColor="text1"/>
        </w:rPr>
        <w:t xml:space="preserve">, </w:t>
      </w:r>
      <w:r w:rsidRPr="003446EE">
        <w:rPr>
          <w:rFonts w:ascii="Times New Roman" w:hAnsi="Times New Roman"/>
          <w:color w:val="000000" w:themeColor="text1"/>
        </w:rPr>
        <w:t>46</w:t>
      </w:r>
      <w:r>
        <w:rPr>
          <w:rFonts w:ascii="Times New Roman" w:hAnsi="Times New Roman"/>
          <w:color w:val="000000" w:themeColor="text1"/>
        </w:rPr>
        <w:t>.</w:t>
      </w:r>
    </w:p>
  </w:footnote>
  <w:footnote w:id="65">
    <w:p w14:paraId="230005C3" w14:textId="4B50C315" w:rsidR="00C44E92" w:rsidRPr="00CC69BA" w:rsidRDefault="00C44E92" w:rsidP="00C44E92">
      <w:pPr>
        <w:pStyle w:val="FootnoteText"/>
        <w:rPr>
          <w:rFonts w:ascii="Times New Roman" w:hAnsi="Times New Roman"/>
          <w:color w:val="000000" w:themeColor="text1"/>
        </w:rPr>
      </w:pPr>
      <w:r w:rsidRPr="00CC69BA">
        <w:rPr>
          <w:rStyle w:val="FootnoteReference"/>
          <w:rFonts w:ascii="Times New Roman" w:hAnsi="Times New Roman"/>
          <w:color w:val="000000" w:themeColor="text1"/>
        </w:rPr>
        <w:footnoteRef/>
      </w:r>
      <w:r w:rsidRPr="00CC69BA">
        <w:rPr>
          <w:rFonts w:ascii="Times New Roman" w:hAnsi="Times New Roman"/>
          <w:color w:val="000000" w:themeColor="text1"/>
        </w:rPr>
        <w:t xml:space="preserve"> </w:t>
      </w:r>
      <w:r w:rsidR="00D86BC6">
        <w:rPr>
          <w:rFonts w:ascii="Times New Roman" w:hAnsi="Times New Roman"/>
          <w:color w:val="000000" w:themeColor="text1"/>
        </w:rPr>
        <w:t>Ibid.</w:t>
      </w:r>
      <w:r w:rsidR="00CC69BA" w:rsidRPr="00CC69BA">
        <w:rPr>
          <w:rFonts w:ascii="Times New Roman" w:hAnsi="Times New Roman"/>
          <w:i/>
          <w:color w:val="000000" w:themeColor="text1"/>
        </w:rPr>
        <w:t xml:space="preserve">, </w:t>
      </w:r>
      <w:r w:rsidRPr="00CC69BA">
        <w:rPr>
          <w:rFonts w:ascii="Times New Roman" w:hAnsi="Times New Roman"/>
          <w:color w:val="000000" w:themeColor="text1"/>
        </w:rPr>
        <w:t>48</w:t>
      </w:r>
      <w:r w:rsidR="00066255">
        <w:rPr>
          <w:rFonts w:ascii="Times New Roman" w:hAnsi="Times New Roman"/>
          <w:color w:val="000000" w:themeColor="text1"/>
        </w:rPr>
        <w:t>–</w:t>
      </w:r>
      <w:r w:rsidRPr="00CC69BA">
        <w:rPr>
          <w:rFonts w:ascii="Times New Roman" w:hAnsi="Times New Roman"/>
          <w:color w:val="000000" w:themeColor="text1"/>
        </w:rPr>
        <w:t>49.</w:t>
      </w:r>
    </w:p>
  </w:footnote>
  <w:footnote w:id="66">
    <w:p w14:paraId="52E9DF1B" w14:textId="0FD50382" w:rsidR="00C44E92" w:rsidRPr="00C322F9" w:rsidRDefault="00C44E92" w:rsidP="00FA77E3">
      <w:pPr>
        <w:contextualSpacing/>
        <w:rPr>
          <w:rFonts w:ascii="Times New Roman" w:hAnsi="Times New Roman" w:cs="Times New Roman"/>
          <w:color w:val="000000" w:themeColor="text1"/>
          <w:sz w:val="20"/>
          <w:szCs w:val="20"/>
        </w:rPr>
      </w:pPr>
      <w:r w:rsidRPr="00CC69BA">
        <w:rPr>
          <w:rStyle w:val="FootnoteReference"/>
          <w:rFonts w:ascii="Times New Roman" w:hAnsi="Times New Roman"/>
          <w:color w:val="000000" w:themeColor="text1"/>
          <w:sz w:val="20"/>
          <w:szCs w:val="20"/>
        </w:rPr>
        <w:footnoteRef/>
      </w:r>
      <w:r w:rsidRPr="00CC69BA">
        <w:rPr>
          <w:rFonts w:ascii="Times New Roman" w:hAnsi="Times New Roman"/>
          <w:color w:val="000000" w:themeColor="text1"/>
          <w:sz w:val="20"/>
          <w:szCs w:val="20"/>
        </w:rPr>
        <w:t xml:space="preserve"> </w:t>
      </w:r>
      <w:r w:rsidR="00CC69BA" w:rsidRPr="00CC69BA">
        <w:rPr>
          <w:rFonts w:ascii="Times New Roman" w:hAnsi="Times New Roman"/>
          <w:color w:val="000000" w:themeColor="text1"/>
          <w:sz w:val="20"/>
          <w:szCs w:val="20"/>
        </w:rPr>
        <w:t>Anderson</w:t>
      </w:r>
      <w:r w:rsidR="00CC69BA" w:rsidRPr="00CC69BA">
        <w:rPr>
          <w:rFonts w:ascii="Times New Roman" w:hAnsi="Times New Roman"/>
          <w:i/>
          <w:color w:val="000000" w:themeColor="text1"/>
          <w:sz w:val="20"/>
          <w:szCs w:val="20"/>
        </w:rPr>
        <w:t xml:space="preserve">, No East or West, </w:t>
      </w:r>
      <w:r w:rsidRPr="00CC69BA">
        <w:rPr>
          <w:rFonts w:ascii="Times New Roman" w:hAnsi="Times New Roman"/>
          <w:color w:val="000000" w:themeColor="text1"/>
          <w:sz w:val="20"/>
          <w:szCs w:val="20"/>
        </w:rPr>
        <w:t>49</w:t>
      </w:r>
      <w:r w:rsidR="008D243F">
        <w:rPr>
          <w:rFonts w:ascii="Times New Roman" w:hAnsi="Times New Roman"/>
          <w:color w:val="000000" w:themeColor="text1"/>
          <w:sz w:val="20"/>
          <w:szCs w:val="20"/>
        </w:rPr>
        <w:t>. F</w:t>
      </w:r>
      <w:r w:rsidR="00FA77E3" w:rsidRPr="00CC69BA">
        <w:rPr>
          <w:rFonts w:ascii="Times New Roman" w:hAnsi="Times New Roman" w:cs="Times New Roman"/>
          <w:color w:val="000000" w:themeColor="text1"/>
          <w:sz w:val="20"/>
          <w:szCs w:val="20"/>
        </w:rPr>
        <w:t xml:space="preserve">or an index to the articles in </w:t>
      </w:r>
      <w:r w:rsidR="00FA77E3" w:rsidRPr="00CC69BA">
        <w:rPr>
          <w:rFonts w:ascii="Times New Roman" w:hAnsi="Times New Roman" w:cs="Times New Roman"/>
          <w:i/>
          <w:iCs/>
          <w:color w:val="000000" w:themeColor="text1"/>
          <w:sz w:val="20"/>
          <w:szCs w:val="20"/>
        </w:rPr>
        <w:t>Put</w:t>
      </w:r>
      <w:r w:rsidR="001640CB" w:rsidRPr="00CC69BA">
        <w:rPr>
          <w:rFonts w:ascii="Times New Roman" w:hAnsi="Times New Roman" w:cs="Times New Roman"/>
          <w:i/>
          <w:iCs/>
          <w:color w:val="000000" w:themeColor="text1"/>
          <w:sz w:val="20"/>
          <w:szCs w:val="20"/>
        </w:rPr>
        <w:t>,</w:t>
      </w:r>
      <w:r w:rsidR="00FA77E3" w:rsidRPr="00CC69BA">
        <w:rPr>
          <w:rFonts w:ascii="Times New Roman" w:hAnsi="Times New Roman" w:cs="Times New Roman"/>
          <w:i/>
          <w:iCs/>
          <w:color w:val="000000" w:themeColor="text1"/>
          <w:sz w:val="20"/>
          <w:szCs w:val="20"/>
        </w:rPr>
        <w:t>’</w:t>
      </w:r>
      <w:r w:rsidR="001640CB" w:rsidRPr="00CC69BA">
        <w:rPr>
          <w:rFonts w:ascii="Times New Roman" w:hAnsi="Times New Roman" w:cs="Times New Roman"/>
          <w:color w:val="000000" w:themeColor="text1"/>
          <w:sz w:val="20"/>
          <w:szCs w:val="20"/>
        </w:rPr>
        <w:t xml:space="preserve"> </w:t>
      </w:r>
      <w:r w:rsidR="00FA77E3" w:rsidRPr="00CC69BA">
        <w:rPr>
          <w:rFonts w:ascii="Times New Roman" w:hAnsi="Times New Roman" w:cs="Times New Roman"/>
          <w:color w:val="000000" w:themeColor="text1"/>
          <w:sz w:val="20"/>
          <w:szCs w:val="20"/>
        </w:rPr>
        <w:t>see</w:t>
      </w:r>
      <w:r w:rsidR="008D243F">
        <w:rPr>
          <w:rFonts w:ascii="Times New Roman" w:hAnsi="Times New Roman" w:cs="Times New Roman"/>
          <w:color w:val="000000" w:themeColor="text1"/>
          <w:sz w:val="20"/>
          <w:szCs w:val="20"/>
        </w:rPr>
        <w:t xml:space="preserve"> </w:t>
      </w:r>
      <w:r w:rsidR="00FA77E3" w:rsidRPr="00CC69BA">
        <w:rPr>
          <w:rFonts w:ascii="Times New Roman" w:hAnsi="Times New Roman" w:cs="Times New Roman"/>
          <w:color w:val="000000" w:themeColor="text1"/>
          <w:sz w:val="20"/>
          <w:szCs w:val="20"/>
        </w:rPr>
        <w:t xml:space="preserve">Boris </w:t>
      </w:r>
      <w:proofErr w:type="spellStart"/>
      <w:r w:rsidR="00FA77E3" w:rsidRPr="00CC69BA">
        <w:rPr>
          <w:rFonts w:ascii="Times New Roman" w:hAnsi="Times New Roman" w:cs="Times New Roman"/>
          <w:color w:val="000000" w:themeColor="text1"/>
          <w:sz w:val="20"/>
          <w:szCs w:val="20"/>
        </w:rPr>
        <w:t>Danilenko</w:t>
      </w:r>
      <w:proofErr w:type="spellEnd"/>
      <w:r w:rsidR="00FA77E3" w:rsidRPr="00CC69BA">
        <w:rPr>
          <w:rFonts w:ascii="Times New Roman" w:hAnsi="Times New Roman" w:cs="Times New Roman"/>
          <w:color w:val="000000" w:themeColor="text1"/>
          <w:sz w:val="20"/>
          <w:szCs w:val="20"/>
        </w:rPr>
        <w:t xml:space="preserve">, </w:t>
      </w:r>
      <w:proofErr w:type="spellStart"/>
      <w:r w:rsidR="00FA77E3" w:rsidRPr="00CC69BA">
        <w:rPr>
          <w:rFonts w:ascii="Times New Roman" w:hAnsi="Times New Roman" w:cs="Times New Roman"/>
          <w:i/>
          <w:iCs/>
          <w:color w:val="000000" w:themeColor="text1"/>
          <w:sz w:val="20"/>
          <w:szCs w:val="20"/>
        </w:rPr>
        <w:t>Zerna</w:t>
      </w:r>
      <w:proofErr w:type="spellEnd"/>
      <w:r w:rsidR="00FA77E3" w:rsidRPr="00CC69BA">
        <w:rPr>
          <w:rFonts w:ascii="Times New Roman" w:hAnsi="Times New Roman" w:cs="Times New Roman"/>
          <w:i/>
          <w:iCs/>
          <w:color w:val="000000" w:themeColor="text1"/>
          <w:sz w:val="20"/>
          <w:szCs w:val="20"/>
        </w:rPr>
        <w:t xml:space="preserve"> </w:t>
      </w:r>
      <w:proofErr w:type="spellStart"/>
      <w:r w:rsidR="00FA77E3" w:rsidRPr="00CC69BA">
        <w:rPr>
          <w:rFonts w:ascii="Times New Roman" w:hAnsi="Times New Roman" w:cs="Times New Roman"/>
          <w:i/>
          <w:iCs/>
          <w:color w:val="000000" w:themeColor="text1"/>
          <w:sz w:val="20"/>
          <w:szCs w:val="20"/>
        </w:rPr>
        <w:t>edinogo</w:t>
      </w:r>
      <w:proofErr w:type="spellEnd"/>
      <w:r w:rsidR="00FA77E3" w:rsidRPr="00CC69BA">
        <w:rPr>
          <w:rFonts w:ascii="Times New Roman" w:hAnsi="Times New Roman" w:cs="Times New Roman"/>
          <w:i/>
          <w:iCs/>
          <w:color w:val="000000" w:themeColor="text1"/>
          <w:sz w:val="20"/>
          <w:szCs w:val="20"/>
        </w:rPr>
        <w:t xml:space="preserve"> </w:t>
      </w:r>
      <w:proofErr w:type="spellStart"/>
      <w:r w:rsidR="00FA77E3" w:rsidRPr="00CC69BA">
        <w:rPr>
          <w:rFonts w:ascii="Times New Roman" w:hAnsi="Times New Roman" w:cs="Times New Roman"/>
          <w:i/>
          <w:iCs/>
          <w:color w:val="000000" w:themeColor="text1"/>
          <w:sz w:val="20"/>
          <w:szCs w:val="20"/>
        </w:rPr>
        <w:t>khleba</w:t>
      </w:r>
      <w:proofErr w:type="spellEnd"/>
      <w:r w:rsidR="00FA77E3" w:rsidRPr="00CC69BA">
        <w:rPr>
          <w:rFonts w:ascii="Times New Roman" w:hAnsi="Times New Roman" w:cs="Times New Roman"/>
          <w:i/>
          <w:iCs/>
          <w:color w:val="000000" w:themeColor="text1"/>
          <w:sz w:val="20"/>
          <w:szCs w:val="20"/>
        </w:rPr>
        <w:t xml:space="preserve">: </w:t>
      </w:r>
      <w:proofErr w:type="spellStart"/>
      <w:r w:rsidR="00FA77E3" w:rsidRPr="00CC69BA">
        <w:rPr>
          <w:rFonts w:ascii="Times New Roman" w:hAnsi="Times New Roman" w:cs="Times New Roman"/>
          <w:i/>
          <w:iCs/>
          <w:color w:val="000000" w:themeColor="text1"/>
          <w:sz w:val="20"/>
          <w:szCs w:val="20"/>
        </w:rPr>
        <w:t>Ukazatel</w:t>
      </w:r>
      <w:proofErr w:type="spellEnd"/>
      <w:r w:rsidR="00FA77E3" w:rsidRPr="00CC69BA">
        <w:rPr>
          <w:rFonts w:ascii="Times New Roman" w:hAnsi="Times New Roman" w:cs="Times New Roman"/>
          <w:i/>
          <w:iCs/>
          <w:color w:val="000000" w:themeColor="text1"/>
          <w:sz w:val="20"/>
          <w:szCs w:val="20"/>
        </w:rPr>
        <w:t xml:space="preserve">’ </w:t>
      </w:r>
      <w:proofErr w:type="spellStart"/>
      <w:r w:rsidR="00FA77E3" w:rsidRPr="00CC69BA">
        <w:rPr>
          <w:rFonts w:ascii="Times New Roman" w:hAnsi="Times New Roman" w:cs="Times New Roman"/>
          <w:i/>
          <w:iCs/>
          <w:color w:val="000000" w:themeColor="text1"/>
          <w:sz w:val="20"/>
          <w:szCs w:val="20"/>
        </w:rPr>
        <w:t>statei</w:t>
      </w:r>
      <w:proofErr w:type="spellEnd"/>
      <w:r w:rsidR="00FA77E3" w:rsidRPr="00CC69BA">
        <w:rPr>
          <w:rFonts w:ascii="Times New Roman" w:hAnsi="Times New Roman" w:cs="Times New Roman"/>
          <w:i/>
          <w:iCs/>
          <w:color w:val="000000" w:themeColor="text1"/>
          <w:sz w:val="20"/>
          <w:szCs w:val="20"/>
        </w:rPr>
        <w:t xml:space="preserve"> i </w:t>
      </w:r>
      <w:proofErr w:type="spellStart"/>
      <w:r w:rsidR="00FA77E3" w:rsidRPr="00CC69BA">
        <w:rPr>
          <w:rFonts w:ascii="Times New Roman" w:hAnsi="Times New Roman" w:cs="Times New Roman"/>
          <w:i/>
          <w:iCs/>
          <w:color w:val="000000" w:themeColor="text1"/>
          <w:sz w:val="20"/>
          <w:szCs w:val="20"/>
        </w:rPr>
        <w:t>publikatsii</w:t>
      </w:r>
      <w:proofErr w:type="spellEnd"/>
      <w:r w:rsidR="00FA77E3" w:rsidRPr="00CC69BA">
        <w:rPr>
          <w:rFonts w:ascii="Times New Roman" w:hAnsi="Times New Roman" w:cs="Times New Roman"/>
          <w:i/>
          <w:iCs/>
          <w:color w:val="000000" w:themeColor="text1"/>
          <w:sz w:val="20"/>
          <w:szCs w:val="20"/>
        </w:rPr>
        <w:t xml:space="preserve"> </w:t>
      </w:r>
      <w:proofErr w:type="spellStart"/>
      <w:r w:rsidR="00FA77E3" w:rsidRPr="00CC69BA">
        <w:rPr>
          <w:rFonts w:ascii="Times New Roman" w:hAnsi="Times New Roman" w:cs="Times New Roman"/>
          <w:i/>
          <w:iCs/>
          <w:color w:val="000000" w:themeColor="text1"/>
          <w:sz w:val="20"/>
          <w:szCs w:val="20"/>
        </w:rPr>
        <w:t>zhurnala</w:t>
      </w:r>
      <w:proofErr w:type="spellEnd"/>
      <w:r w:rsidR="00FA77E3" w:rsidRPr="00CC69BA">
        <w:rPr>
          <w:rFonts w:ascii="Times New Roman" w:hAnsi="Times New Roman" w:cs="Times New Roman"/>
          <w:i/>
          <w:iCs/>
          <w:color w:val="000000" w:themeColor="text1"/>
          <w:sz w:val="20"/>
          <w:szCs w:val="20"/>
        </w:rPr>
        <w:t xml:space="preserve"> “Put’” (</w:t>
      </w:r>
      <w:proofErr w:type="spellStart"/>
      <w:r w:rsidR="00FA77E3" w:rsidRPr="00CC69BA">
        <w:rPr>
          <w:rFonts w:ascii="Times New Roman" w:hAnsi="Times New Roman" w:cs="Times New Roman"/>
          <w:i/>
          <w:iCs/>
          <w:color w:val="000000" w:themeColor="text1"/>
          <w:sz w:val="20"/>
          <w:szCs w:val="20"/>
        </w:rPr>
        <w:t>Parizh</w:t>
      </w:r>
      <w:proofErr w:type="spellEnd"/>
      <w:r w:rsidR="00FA77E3" w:rsidRPr="00CC69BA">
        <w:rPr>
          <w:rFonts w:ascii="Times New Roman" w:hAnsi="Times New Roman" w:cs="Times New Roman"/>
          <w:i/>
          <w:iCs/>
          <w:color w:val="000000" w:themeColor="text1"/>
          <w:sz w:val="20"/>
          <w:szCs w:val="20"/>
        </w:rPr>
        <w:t>, 1925</w:t>
      </w:r>
      <w:r w:rsidR="00066255">
        <w:rPr>
          <w:rFonts w:ascii="Times New Roman" w:hAnsi="Times New Roman" w:cs="Times New Roman"/>
          <w:i/>
          <w:iCs/>
          <w:color w:val="000000" w:themeColor="text1"/>
          <w:sz w:val="20"/>
          <w:szCs w:val="20"/>
        </w:rPr>
        <w:t>–</w:t>
      </w:r>
      <w:r w:rsidR="00FA77E3" w:rsidRPr="00CC69BA">
        <w:rPr>
          <w:rFonts w:ascii="Times New Roman" w:hAnsi="Times New Roman" w:cs="Times New Roman"/>
          <w:i/>
          <w:iCs/>
          <w:color w:val="000000" w:themeColor="text1"/>
          <w:sz w:val="20"/>
          <w:szCs w:val="20"/>
        </w:rPr>
        <w:t>1940)</w:t>
      </w:r>
      <w:r w:rsidR="00FA77E3" w:rsidRPr="00CC69BA">
        <w:rPr>
          <w:rFonts w:ascii="Times New Roman" w:hAnsi="Times New Roman" w:cs="Times New Roman"/>
          <w:color w:val="000000" w:themeColor="text1"/>
          <w:sz w:val="20"/>
          <w:szCs w:val="20"/>
        </w:rPr>
        <w:t xml:space="preserve"> (Moscow: </w:t>
      </w:r>
      <w:proofErr w:type="spellStart"/>
      <w:r w:rsidR="00FA77E3" w:rsidRPr="00CC69BA">
        <w:rPr>
          <w:rFonts w:ascii="Times New Roman" w:hAnsi="Times New Roman" w:cs="Times New Roman"/>
          <w:color w:val="000000" w:themeColor="text1"/>
          <w:sz w:val="20"/>
          <w:szCs w:val="20"/>
        </w:rPr>
        <w:t>Sinodal’naia</w:t>
      </w:r>
      <w:proofErr w:type="spellEnd"/>
      <w:r w:rsidR="00FA77E3" w:rsidRPr="00CC69BA">
        <w:rPr>
          <w:rFonts w:ascii="Times New Roman" w:hAnsi="Times New Roman" w:cs="Times New Roman"/>
          <w:color w:val="000000" w:themeColor="text1"/>
          <w:sz w:val="20"/>
          <w:szCs w:val="20"/>
        </w:rPr>
        <w:t xml:space="preserve"> </w:t>
      </w:r>
      <w:proofErr w:type="spellStart"/>
      <w:r w:rsidR="006834C5">
        <w:rPr>
          <w:rFonts w:ascii="Times New Roman" w:hAnsi="Times New Roman" w:cs="Times New Roman"/>
          <w:color w:val="000000" w:themeColor="text1"/>
          <w:sz w:val="20"/>
          <w:szCs w:val="20"/>
        </w:rPr>
        <w:t>B</w:t>
      </w:r>
      <w:r w:rsidR="00FA77E3" w:rsidRPr="00CC69BA">
        <w:rPr>
          <w:rFonts w:ascii="Times New Roman" w:hAnsi="Times New Roman" w:cs="Times New Roman"/>
          <w:color w:val="000000" w:themeColor="text1"/>
          <w:sz w:val="20"/>
          <w:szCs w:val="20"/>
        </w:rPr>
        <w:t>iblioteka</w:t>
      </w:r>
      <w:proofErr w:type="spellEnd"/>
      <w:r w:rsidR="00FA77E3" w:rsidRPr="00FA77E3">
        <w:rPr>
          <w:rFonts w:ascii="Times New Roman" w:hAnsi="Times New Roman" w:cs="Times New Roman"/>
          <w:color w:val="000000" w:themeColor="text1"/>
          <w:sz w:val="20"/>
          <w:szCs w:val="20"/>
        </w:rPr>
        <w:t xml:space="preserve"> </w:t>
      </w:r>
      <w:proofErr w:type="spellStart"/>
      <w:r w:rsidR="006834C5">
        <w:rPr>
          <w:rFonts w:ascii="Times New Roman" w:hAnsi="Times New Roman" w:cs="Times New Roman"/>
          <w:color w:val="000000" w:themeColor="text1"/>
          <w:sz w:val="20"/>
          <w:szCs w:val="20"/>
        </w:rPr>
        <w:t>M</w:t>
      </w:r>
      <w:r w:rsidR="00FA77E3" w:rsidRPr="00FA77E3">
        <w:rPr>
          <w:rFonts w:ascii="Times New Roman" w:hAnsi="Times New Roman" w:cs="Times New Roman"/>
          <w:color w:val="000000" w:themeColor="text1"/>
          <w:sz w:val="20"/>
          <w:szCs w:val="20"/>
        </w:rPr>
        <w:t>oskovskogo</w:t>
      </w:r>
      <w:proofErr w:type="spellEnd"/>
      <w:r w:rsidR="00FA77E3" w:rsidRPr="00FA77E3">
        <w:rPr>
          <w:rFonts w:ascii="Times New Roman" w:hAnsi="Times New Roman" w:cs="Times New Roman"/>
          <w:color w:val="000000" w:themeColor="text1"/>
          <w:sz w:val="20"/>
          <w:szCs w:val="20"/>
        </w:rPr>
        <w:t xml:space="preserve"> </w:t>
      </w:r>
      <w:proofErr w:type="spellStart"/>
      <w:r w:rsidR="006834C5">
        <w:rPr>
          <w:rFonts w:ascii="Times New Roman" w:hAnsi="Times New Roman" w:cs="Times New Roman"/>
          <w:color w:val="000000" w:themeColor="text1"/>
          <w:sz w:val="20"/>
          <w:szCs w:val="20"/>
        </w:rPr>
        <w:t>P</w:t>
      </w:r>
      <w:r w:rsidR="00FA77E3" w:rsidRPr="00FA77E3">
        <w:rPr>
          <w:rFonts w:ascii="Times New Roman" w:hAnsi="Times New Roman" w:cs="Times New Roman"/>
          <w:color w:val="000000" w:themeColor="text1"/>
          <w:sz w:val="20"/>
          <w:szCs w:val="20"/>
        </w:rPr>
        <w:t>atriarkhata</w:t>
      </w:r>
      <w:proofErr w:type="spellEnd"/>
      <w:r w:rsidR="00FA77E3" w:rsidRPr="00FA77E3">
        <w:rPr>
          <w:rFonts w:ascii="Times New Roman" w:hAnsi="Times New Roman" w:cs="Times New Roman"/>
          <w:color w:val="000000" w:themeColor="text1"/>
          <w:sz w:val="20"/>
          <w:szCs w:val="20"/>
        </w:rPr>
        <w:t xml:space="preserve">, </w:t>
      </w:r>
      <w:r w:rsidR="00FA77E3" w:rsidRPr="00C322F9">
        <w:rPr>
          <w:rFonts w:ascii="Times New Roman" w:hAnsi="Times New Roman" w:cs="Times New Roman"/>
          <w:color w:val="000000" w:themeColor="text1"/>
          <w:sz w:val="20"/>
          <w:szCs w:val="20"/>
        </w:rPr>
        <w:t>Business Forms Company, 1998).</w:t>
      </w:r>
    </w:p>
  </w:footnote>
  <w:footnote w:id="67">
    <w:p w14:paraId="7C5693EE" w14:textId="2E47B7DA" w:rsidR="008C7BDF" w:rsidRPr="00C322F9" w:rsidRDefault="008C7BDF">
      <w:pPr>
        <w:pStyle w:val="FootnoteText"/>
        <w:rPr>
          <w:rFonts w:ascii="Times New Roman" w:hAnsi="Times New Roman"/>
        </w:rPr>
      </w:pPr>
      <w:r w:rsidRPr="00C322F9">
        <w:rPr>
          <w:rStyle w:val="FootnoteReference"/>
          <w:rFonts w:ascii="Times New Roman" w:hAnsi="Times New Roman"/>
        </w:rPr>
        <w:footnoteRef/>
      </w:r>
      <w:r w:rsidRPr="00C322F9">
        <w:rPr>
          <w:rFonts w:ascii="Times New Roman" w:hAnsi="Times New Roman"/>
        </w:rPr>
        <w:t xml:space="preserve"> </w:t>
      </w:r>
      <w:r w:rsidR="00C322F9" w:rsidRPr="00C322F9">
        <w:rPr>
          <w:rFonts w:ascii="Times New Roman" w:hAnsi="Times New Roman"/>
          <w:color w:val="000000"/>
        </w:rPr>
        <w:t>Antoine Arjakovsky</w:t>
      </w:r>
      <w:r w:rsidR="00C322F9">
        <w:rPr>
          <w:rFonts w:ascii="Times New Roman" w:hAnsi="Times New Roman"/>
          <w:color w:val="000000"/>
        </w:rPr>
        <w:t xml:space="preserve">, </w:t>
      </w:r>
      <w:r w:rsidR="00C322F9" w:rsidRPr="00C322F9">
        <w:rPr>
          <w:rFonts w:ascii="Times New Roman" w:hAnsi="Times New Roman"/>
          <w:i/>
          <w:iCs/>
          <w:color w:val="000000"/>
        </w:rPr>
        <w:t>The Way: Religious Thinkers of the Russian Emigration in Paris and</w:t>
      </w:r>
      <w:r w:rsidR="00C322F9" w:rsidRPr="00C322F9">
        <w:rPr>
          <w:rFonts w:ascii="Times New Roman" w:hAnsi="Times New Roman"/>
          <w:color w:val="000000"/>
        </w:rPr>
        <w:t xml:space="preserve"> </w:t>
      </w:r>
      <w:r w:rsidR="00C322F9" w:rsidRPr="00C322F9">
        <w:rPr>
          <w:rFonts w:ascii="Times New Roman" w:hAnsi="Times New Roman"/>
          <w:i/>
          <w:iCs/>
          <w:color w:val="000000"/>
        </w:rPr>
        <w:t>Their Journal, 1925</w:t>
      </w:r>
      <w:r w:rsidR="00066255">
        <w:rPr>
          <w:rFonts w:ascii="Times New Roman" w:hAnsi="Times New Roman"/>
          <w:i/>
          <w:iCs/>
          <w:color w:val="000000"/>
        </w:rPr>
        <w:t>–</w:t>
      </w:r>
      <w:r w:rsidR="00C322F9" w:rsidRPr="00C322F9">
        <w:rPr>
          <w:rFonts w:ascii="Times New Roman" w:hAnsi="Times New Roman"/>
          <w:i/>
          <w:iCs/>
          <w:color w:val="000000"/>
        </w:rPr>
        <w:t xml:space="preserve">1940 </w:t>
      </w:r>
      <w:r w:rsidR="00C322F9" w:rsidRPr="00C322F9">
        <w:rPr>
          <w:rFonts w:ascii="Times New Roman" w:hAnsi="Times New Roman"/>
          <w:color w:val="000000"/>
        </w:rPr>
        <w:t>(Notre Dame, I</w:t>
      </w:r>
      <w:r w:rsidR="006834C5">
        <w:rPr>
          <w:rFonts w:ascii="Times New Roman" w:hAnsi="Times New Roman"/>
          <w:color w:val="000000"/>
        </w:rPr>
        <w:t>N</w:t>
      </w:r>
      <w:r w:rsidR="00C322F9" w:rsidRPr="00C322F9">
        <w:rPr>
          <w:rFonts w:ascii="Times New Roman" w:hAnsi="Times New Roman"/>
          <w:color w:val="000000"/>
        </w:rPr>
        <w:t>: University</w:t>
      </w:r>
      <w:r w:rsidR="008D243F">
        <w:rPr>
          <w:rFonts w:ascii="Times New Roman" w:hAnsi="Times New Roman"/>
          <w:color w:val="000000"/>
        </w:rPr>
        <w:t xml:space="preserve"> of Notre Dame</w:t>
      </w:r>
      <w:r w:rsidR="00C322F9" w:rsidRPr="00C322F9">
        <w:rPr>
          <w:rFonts w:ascii="Times New Roman" w:hAnsi="Times New Roman"/>
          <w:color w:val="000000"/>
        </w:rPr>
        <w:t xml:space="preserve"> Press, 2013)</w:t>
      </w:r>
      <w:r w:rsidR="00856F3E">
        <w:rPr>
          <w:rFonts w:ascii="Times New Roman" w:hAnsi="Times New Roman"/>
          <w:color w:val="000000"/>
        </w:rPr>
        <w:t>, 1.</w:t>
      </w:r>
    </w:p>
  </w:footnote>
  <w:footnote w:id="68">
    <w:p w14:paraId="712103C5" w14:textId="5C4CB5A6" w:rsidR="00C44E92" w:rsidRPr="00FA77E3" w:rsidRDefault="00C44E92" w:rsidP="00C44E92">
      <w:pPr>
        <w:pStyle w:val="FootnoteText"/>
        <w:rPr>
          <w:rFonts w:ascii="Times New Roman" w:hAnsi="Times New Roman"/>
          <w:color w:val="000000" w:themeColor="text1"/>
        </w:rPr>
      </w:pPr>
      <w:r w:rsidRPr="00FA77E3">
        <w:rPr>
          <w:rStyle w:val="FootnoteReference"/>
          <w:rFonts w:ascii="Times New Roman" w:hAnsi="Times New Roman"/>
          <w:color w:val="000000" w:themeColor="text1"/>
        </w:rPr>
        <w:footnoteRef/>
      </w:r>
      <w:r w:rsidRPr="00FA77E3">
        <w:rPr>
          <w:rFonts w:ascii="Times New Roman" w:hAnsi="Times New Roman"/>
          <w:color w:val="000000" w:themeColor="text1"/>
        </w:rPr>
        <w:t xml:space="preserve"> </w:t>
      </w:r>
      <w:r w:rsidR="008C4ABF" w:rsidRPr="004E4DCD">
        <w:rPr>
          <w:rFonts w:ascii="Times New Roman" w:hAnsi="Times New Roman"/>
          <w:color w:val="000000" w:themeColor="text1"/>
        </w:rPr>
        <w:t>Anderson</w:t>
      </w:r>
      <w:r w:rsidR="008C4ABF" w:rsidRPr="004E4DCD">
        <w:rPr>
          <w:rFonts w:ascii="Times New Roman" w:hAnsi="Times New Roman"/>
          <w:i/>
          <w:color w:val="000000" w:themeColor="text1"/>
        </w:rPr>
        <w:t>, No East or West</w:t>
      </w:r>
      <w:r w:rsidR="008C4ABF">
        <w:rPr>
          <w:rFonts w:ascii="Times New Roman" w:hAnsi="Times New Roman"/>
          <w:i/>
          <w:color w:val="000000" w:themeColor="text1"/>
        </w:rPr>
        <w:t xml:space="preserve">, </w:t>
      </w:r>
      <w:r w:rsidRPr="00FA77E3">
        <w:rPr>
          <w:rFonts w:ascii="Times New Roman" w:hAnsi="Times New Roman"/>
          <w:color w:val="000000" w:themeColor="text1"/>
        </w:rPr>
        <w:t>50.</w:t>
      </w:r>
    </w:p>
  </w:footnote>
  <w:footnote w:id="69">
    <w:p w14:paraId="1A9A8B2A" w14:textId="0D40B0A3" w:rsidR="00C44E92" w:rsidRPr="00A518AD" w:rsidRDefault="00C44E92" w:rsidP="00C44E92">
      <w:pPr>
        <w:pStyle w:val="FootnoteText"/>
        <w:rPr>
          <w:rFonts w:ascii="Times New Roman" w:hAnsi="Times New Roman"/>
          <w:color w:val="000000" w:themeColor="text1"/>
        </w:rPr>
      </w:pPr>
      <w:r w:rsidRPr="00A518AD">
        <w:rPr>
          <w:rStyle w:val="FootnoteReference"/>
          <w:rFonts w:ascii="Times New Roman" w:hAnsi="Times New Roman"/>
          <w:color w:val="000000" w:themeColor="text1"/>
        </w:rPr>
        <w:footnoteRef/>
      </w:r>
      <w:r w:rsidRPr="00A518AD">
        <w:rPr>
          <w:rFonts w:ascii="Times New Roman" w:hAnsi="Times New Roman"/>
          <w:color w:val="000000" w:themeColor="text1"/>
        </w:rPr>
        <w:t xml:space="preserve"> Paul B. and Margaret H. Anderson, “N. A. Berdyaev and His Household in </w:t>
      </w:r>
      <w:proofErr w:type="spellStart"/>
      <w:r w:rsidRPr="00A518AD">
        <w:rPr>
          <w:rFonts w:ascii="Times New Roman" w:hAnsi="Times New Roman"/>
          <w:color w:val="000000" w:themeColor="text1"/>
        </w:rPr>
        <w:t>Clamart</w:t>
      </w:r>
      <w:proofErr w:type="spellEnd"/>
      <w:r w:rsidRPr="00A518AD">
        <w:rPr>
          <w:rFonts w:ascii="Times New Roman" w:hAnsi="Times New Roman"/>
          <w:color w:val="000000" w:themeColor="text1"/>
        </w:rPr>
        <w:t>,” no date</w:t>
      </w:r>
      <w:r w:rsidR="000A0C79">
        <w:rPr>
          <w:rFonts w:ascii="Times New Roman" w:hAnsi="Times New Roman"/>
          <w:color w:val="000000" w:themeColor="text1"/>
        </w:rPr>
        <w:t xml:space="preserve">, </w:t>
      </w:r>
      <w:r w:rsidRPr="00A518AD">
        <w:rPr>
          <w:rFonts w:ascii="Times New Roman" w:hAnsi="Times New Roman"/>
          <w:color w:val="000000" w:themeColor="text1"/>
        </w:rPr>
        <w:t>1</w:t>
      </w:r>
      <w:r w:rsidR="00066255">
        <w:rPr>
          <w:rFonts w:ascii="Times New Roman" w:hAnsi="Times New Roman"/>
          <w:color w:val="000000" w:themeColor="text1"/>
        </w:rPr>
        <w:t>–</w:t>
      </w:r>
      <w:r w:rsidRPr="00A518AD">
        <w:rPr>
          <w:rFonts w:ascii="Times New Roman" w:hAnsi="Times New Roman"/>
          <w:color w:val="000000" w:themeColor="text1"/>
        </w:rPr>
        <w:t>5</w:t>
      </w:r>
      <w:r w:rsidR="000A0C79">
        <w:rPr>
          <w:rFonts w:ascii="Times New Roman" w:hAnsi="Times New Roman"/>
          <w:color w:val="000000" w:themeColor="text1"/>
        </w:rPr>
        <w:t xml:space="preserve">. </w:t>
      </w:r>
      <w:r w:rsidR="000A0C79" w:rsidRPr="00952DDE">
        <w:rPr>
          <w:rFonts w:ascii="Times New Roman" w:hAnsi="Times New Roman"/>
          <w:color w:val="000000" w:themeColor="text1"/>
        </w:rPr>
        <w:t>PBAFP KFYA</w:t>
      </w:r>
      <w:r w:rsidR="000A0C79">
        <w:rPr>
          <w:rFonts w:ascii="Times New Roman" w:hAnsi="Times New Roman"/>
          <w:color w:val="000000" w:themeColor="text1"/>
        </w:rPr>
        <w:t>.</w:t>
      </w:r>
    </w:p>
  </w:footnote>
  <w:footnote w:id="70">
    <w:p w14:paraId="35D981A1" w14:textId="5D87080B" w:rsidR="00C44E92" w:rsidRPr="002F349C" w:rsidRDefault="00C44E92" w:rsidP="00C44E92">
      <w:pPr>
        <w:pStyle w:val="FootnoteText"/>
        <w:rPr>
          <w:rFonts w:ascii="Times New Roman" w:hAnsi="Times New Roman"/>
          <w:color w:val="000000" w:themeColor="text1"/>
        </w:rPr>
      </w:pPr>
      <w:r w:rsidRPr="002F349C">
        <w:rPr>
          <w:rStyle w:val="FootnoteReference"/>
          <w:rFonts w:ascii="Times New Roman" w:hAnsi="Times New Roman"/>
          <w:color w:val="000000" w:themeColor="text1"/>
        </w:rPr>
        <w:footnoteRef/>
      </w:r>
      <w:r w:rsidRPr="002F349C">
        <w:rPr>
          <w:rFonts w:ascii="Times New Roman" w:hAnsi="Times New Roman"/>
          <w:color w:val="000000" w:themeColor="text1"/>
        </w:rPr>
        <w:t xml:space="preserve"> </w:t>
      </w:r>
      <w:r w:rsidR="008C4ABF" w:rsidRPr="004E4DCD">
        <w:rPr>
          <w:rFonts w:ascii="Times New Roman" w:hAnsi="Times New Roman"/>
          <w:color w:val="000000" w:themeColor="text1"/>
        </w:rPr>
        <w:t>Anderson</w:t>
      </w:r>
      <w:r w:rsidR="008C4ABF" w:rsidRPr="004E4DCD">
        <w:rPr>
          <w:rFonts w:ascii="Times New Roman" w:hAnsi="Times New Roman"/>
          <w:i/>
          <w:color w:val="000000" w:themeColor="text1"/>
        </w:rPr>
        <w:t>, No East or West</w:t>
      </w:r>
      <w:r w:rsidR="008C4ABF">
        <w:rPr>
          <w:rFonts w:ascii="Times New Roman" w:hAnsi="Times New Roman"/>
          <w:i/>
          <w:color w:val="000000" w:themeColor="text1"/>
        </w:rPr>
        <w:t xml:space="preserve">, </w:t>
      </w:r>
      <w:r w:rsidRPr="002F349C">
        <w:rPr>
          <w:rFonts w:ascii="Times New Roman" w:hAnsi="Times New Roman"/>
          <w:color w:val="000000" w:themeColor="text1"/>
        </w:rPr>
        <w:t>51.</w:t>
      </w:r>
    </w:p>
  </w:footnote>
  <w:footnote w:id="71">
    <w:p w14:paraId="083D980C" w14:textId="727A7ADA" w:rsidR="002F349C" w:rsidRPr="00795ED0" w:rsidRDefault="002F349C" w:rsidP="002F349C">
      <w:pPr>
        <w:contextualSpacing/>
        <w:rPr>
          <w:rFonts w:ascii="Times New Roman" w:hAnsi="Times New Roman" w:cs="Times New Roman"/>
          <w:color w:val="000000" w:themeColor="text1"/>
          <w:sz w:val="20"/>
          <w:szCs w:val="20"/>
        </w:rPr>
      </w:pPr>
      <w:r w:rsidRPr="002F349C">
        <w:rPr>
          <w:rStyle w:val="FootnoteReference"/>
          <w:rFonts w:ascii="Times New Roman" w:hAnsi="Times New Roman" w:cs="Times New Roman"/>
          <w:color w:val="000000" w:themeColor="text1"/>
          <w:sz w:val="20"/>
          <w:szCs w:val="20"/>
        </w:rPr>
        <w:footnoteRef/>
      </w:r>
      <w:r w:rsidRPr="002F349C">
        <w:rPr>
          <w:rFonts w:ascii="Times New Roman" w:hAnsi="Times New Roman" w:cs="Times New Roman"/>
          <w:color w:val="000000" w:themeColor="text1"/>
          <w:sz w:val="20"/>
          <w:szCs w:val="20"/>
        </w:rPr>
        <w:t xml:space="preserve"> Paul B. Anderson, “A Brief History of YMCA Press,” February 1972, 10.</w:t>
      </w:r>
      <w:r w:rsidR="000A0C79">
        <w:rPr>
          <w:rFonts w:ascii="Times New Roman" w:hAnsi="Times New Roman" w:cs="Times New Roman"/>
          <w:color w:val="000000" w:themeColor="text1"/>
          <w:sz w:val="20"/>
          <w:szCs w:val="20"/>
        </w:rPr>
        <w:t xml:space="preserve"> </w:t>
      </w:r>
      <w:r w:rsidRPr="002F349C">
        <w:rPr>
          <w:rFonts w:ascii="Times New Roman" w:hAnsi="Times New Roman" w:cs="Times New Roman"/>
          <w:color w:val="000000" w:themeColor="text1"/>
          <w:sz w:val="20"/>
          <w:szCs w:val="20"/>
        </w:rPr>
        <w:t xml:space="preserve">Corr. </w:t>
      </w:r>
      <w:r w:rsidR="008D243F">
        <w:rPr>
          <w:rFonts w:ascii="Times New Roman" w:hAnsi="Times New Roman" w:cs="Times New Roman"/>
          <w:color w:val="000000" w:themeColor="text1"/>
          <w:sz w:val="20"/>
          <w:szCs w:val="20"/>
        </w:rPr>
        <w:t>a</w:t>
      </w:r>
      <w:r w:rsidRPr="002F349C">
        <w:rPr>
          <w:rFonts w:ascii="Times New Roman" w:hAnsi="Times New Roman" w:cs="Times New Roman"/>
          <w:color w:val="000000" w:themeColor="text1"/>
          <w:sz w:val="20"/>
          <w:szCs w:val="20"/>
        </w:rPr>
        <w:t>nd Reports 1950</w:t>
      </w:r>
      <w:r w:rsidR="00066255">
        <w:rPr>
          <w:rFonts w:ascii="Times New Roman" w:hAnsi="Times New Roman" w:cs="Times New Roman"/>
          <w:color w:val="000000" w:themeColor="text1"/>
          <w:sz w:val="20"/>
          <w:szCs w:val="20"/>
        </w:rPr>
        <w:t>–</w:t>
      </w:r>
      <w:r w:rsidRPr="002F349C">
        <w:rPr>
          <w:rFonts w:ascii="Times New Roman" w:hAnsi="Times New Roman" w:cs="Times New Roman"/>
          <w:color w:val="000000" w:themeColor="text1"/>
          <w:sz w:val="20"/>
          <w:szCs w:val="20"/>
        </w:rPr>
        <w:t>.</w:t>
      </w:r>
      <w:r w:rsidR="000A0C79">
        <w:rPr>
          <w:rFonts w:ascii="Times New Roman" w:hAnsi="Times New Roman" w:cs="Times New Roman"/>
          <w:color w:val="000000" w:themeColor="text1"/>
          <w:sz w:val="20"/>
          <w:szCs w:val="20"/>
        </w:rPr>
        <w:t xml:space="preserve"> </w:t>
      </w:r>
      <w:r w:rsidRPr="002F349C">
        <w:rPr>
          <w:rFonts w:ascii="Times New Roman" w:hAnsi="Times New Roman" w:cs="Times New Roman"/>
          <w:color w:val="000000" w:themeColor="text1"/>
          <w:sz w:val="20"/>
          <w:szCs w:val="20"/>
        </w:rPr>
        <w:t xml:space="preserve">Russian </w:t>
      </w:r>
      <w:r w:rsidRPr="00795ED0">
        <w:rPr>
          <w:rFonts w:ascii="Times New Roman" w:hAnsi="Times New Roman" w:cs="Times New Roman"/>
          <w:color w:val="000000" w:themeColor="text1"/>
          <w:sz w:val="20"/>
          <w:szCs w:val="20"/>
        </w:rPr>
        <w:t>Work, Restricted, Publications, YMCA Press in Paris.</w:t>
      </w:r>
      <w:r w:rsidR="000A0C79">
        <w:rPr>
          <w:rFonts w:ascii="Times New Roman" w:hAnsi="Times New Roman" w:cs="Times New Roman"/>
          <w:color w:val="000000" w:themeColor="text1"/>
          <w:sz w:val="20"/>
          <w:szCs w:val="20"/>
        </w:rPr>
        <w:t xml:space="preserve"> </w:t>
      </w:r>
      <w:r w:rsidRPr="00795ED0">
        <w:rPr>
          <w:rFonts w:ascii="Times New Roman" w:hAnsi="Times New Roman" w:cs="Times New Roman"/>
          <w:color w:val="000000" w:themeColor="text1"/>
          <w:sz w:val="20"/>
          <w:szCs w:val="20"/>
        </w:rPr>
        <w:t>KFYA.</w:t>
      </w:r>
    </w:p>
  </w:footnote>
  <w:footnote w:id="72">
    <w:p w14:paraId="10006171" w14:textId="146E1988" w:rsidR="003E048D" w:rsidRPr="00795ED0" w:rsidRDefault="003E048D" w:rsidP="003E048D">
      <w:pPr>
        <w:contextualSpacing/>
        <w:rPr>
          <w:rFonts w:ascii="Times New Roman" w:hAnsi="Times New Roman" w:cs="Times New Roman"/>
          <w:color w:val="000000" w:themeColor="text1"/>
          <w:sz w:val="20"/>
          <w:szCs w:val="20"/>
        </w:rPr>
      </w:pPr>
      <w:r w:rsidRPr="00795ED0">
        <w:rPr>
          <w:rStyle w:val="FootnoteReference"/>
          <w:rFonts w:ascii="Times New Roman" w:hAnsi="Times New Roman" w:cs="Times New Roman"/>
          <w:color w:val="000000" w:themeColor="text1"/>
          <w:sz w:val="20"/>
          <w:szCs w:val="20"/>
        </w:rPr>
        <w:footnoteRef/>
      </w:r>
      <w:r w:rsidRPr="00795ED0">
        <w:rPr>
          <w:rFonts w:ascii="Times New Roman" w:hAnsi="Times New Roman" w:cs="Times New Roman"/>
          <w:color w:val="000000" w:themeColor="text1"/>
          <w:sz w:val="20"/>
          <w:szCs w:val="20"/>
        </w:rPr>
        <w:t xml:space="preserve"> </w:t>
      </w:r>
      <w:r w:rsidR="00795ED0" w:rsidRPr="00795ED0">
        <w:rPr>
          <w:rFonts w:ascii="Times New Roman" w:hAnsi="Times New Roman" w:cs="Times New Roman"/>
          <w:color w:val="000000" w:themeColor="text1"/>
          <w:sz w:val="20"/>
          <w:szCs w:val="20"/>
        </w:rPr>
        <w:t xml:space="preserve">Donald A. </w:t>
      </w:r>
      <w:proofErr w:type="spellStart"/>
      <w:r w:rsidR="00795ED0" w:rsidRPr="00795ED0">
        <w:rPr>
          <w:rFonts w:ascii="Times New Roman" w:hAnsi="Times New Roman" w:cs="Times New Roman"/>
          <w:color w:val="000000" w:themeColor="text1"/>
          <w:sz w:val="20"/>
          <w:szCs w:val="20"/>
        </w:rPr>
        <w:t>Lowrie</w:t>
      </w:r>
      <w:proofErr w:type="spellEnd"/>
      <w:r w:rsidR="00795ED0" w:rsidRPr="00795ED0">
        <w:rPr>
          <w:rFonts w:ascii="Times New Roman" w:hAnsi="Times New Roman" w:cs="Times New Roman"/>
          <w:color w:val="000000" w:themeColor="text1"/>
          <w:sz w:val="20"/>
          <w:szCs w:val="20"/>
        </w:rPr>
        <w:t xml:space="preserve">, </w:t>
      </w:r>
      <w:r w:rsidR="00795ED0" w:rsidRPr="00795ED0">
        <w:rPr>
          <w:rFonts w:ascii="Times New Roman" w:hAnsi="Times New Roman" w:cs="Times New Roman"/>
          <w:i/>
          <w:iCs/>
          <w:color w:val="000000" w:themeColor="text1"/>
          <w:sz w:val="20"/>
          <w:szCs w:val="20"/>
        </w:rPr>
        <w:t>Saint Sergius in Paris: The Orthodox</w:t>
      </w:r>
      <w:r w:rsidR="00795ED0" w:rsidRPr="00795ED0">
        <w:rPr>
          <w:rFonts w:ascii="Times New Roman" w:hAnsi="Times New Roman"/>
          <w:i/>
          <w:iCs/>
          <w:color w:val="000000" w:themeColor="text1"/>
          <w:sz w:val="20"/>
          <w:szCs w:val="20"/>
        </w:rPr>
        <w:t xml:space="preserve"> Theological Institute</w:t>
      </w:r>
      <w:r w:rsidR="00795ED0" w:rsidRPr="00795ED0">
        <w:rPr>
          <w:rFonts w:ascii="Times New Roman" w:hAnsi="Times New Roman"/>
          <w:color w:val="000000" w:themeColor="text1"/>
          <w:sz w:val="20"/>
        </w:rPr>
        <w:t xml:space="preserve"> (</w:t>
      </w:r>
      <w:r w:rsidR="00795ED0" w:rsidRPr="00795ED0">
        <w:rPr>
          <w:rFonts w:ascii="Times New Roman" w:hAnsi="Times New Roman"/>
          <w:color w:val="000000" w:themeColor="text1"/>
          <w:sz w:val="20"/>
          <w:szCs w:val="20"/>
        </w:rPr>
        <w:t>New York: Macmillan,</w:t>
      </w:r>
      <w:r w:rsidR="00795ED0" w:rsidRPr="00795ED0">
        <w:rPr>
          <w:rFonts w:ascii="Times New Roman" w:hAnsi="Times New Roman"/>
          <w:color w:val="000000" w:themeColor="text1"/>
          <w:sz w:val="20"/>
        </w:rPr>
        <w:t xml:space="preserve"> </w:t>
      </w:r>
      <w:r w:rsidR="00795ED0" w:rsidRPr="00795ED0">
        <w:rPr>
          <w:rFonts w:ascii="Times New Roman" w:hAnsi="Times New Roman"/>
          <w:color w:val="000000" w:themeColor="text1"/>
          <w:sz w:val="20"/>
          <w:szCs w:val="20"/>
        </w:rPr>
        <w:t>1951</w:t>
      </w:r>
      <w:r w:rsidR="00795ED0" w:rsidRPr="00795ED0">
        <w:rPr>
          <w:rFonts w:ascii="Times New Roman" w:hAnsi="Times New Roman"/>
          <w:color w:val="000000" w:themeColor="text1"/>
          <w:sz w:val="20"/>
        </w:rPr>
        <w:t>)</w:t>
      </w:r>
      <w:r w:rsidR="00795ED0" w:rsidRPr="00795ED0">
        <w:rPr>
          <w:rFonts w:ascii="Times New Roman" w:hAnsi="Times New Roman"/>
          <w:color w:val="000000" w:themeColor="text1"/>
          <w:sz w:val="20"/>
          <w:szCs w:val="20"/>
        </w:rPr>
        <w:t xml:space="preserve">, </w:t>
      </w:r>
      <w:r w:rsidRPr="00795ED0">
        <w:rPr>
          <w:rFonts w:ascii="Times New Roman" w:hAnsi="Times New Roman" w:cs="Times New Roman"/>
          <w:color w:val="000000" w:themeColor="text1"/>
          <w:sz w:val="20"/>
          <w:szCs w:val="20"/>
        </w:rPr>
        <w:t>90, 19</w:t>
      </w:r>
      <w:r w:rsidR="00066255">
        <w:rPr>
          <w:rFonts w:ascii="Times New Roman" w:hAnsi="Times New Roman" w:cs="Times New Roman"/>
          <w:color w:val="000000" w:themeColor="text1"/>
          <w:sz w:val="20"/>
          <w:szCs w:val="20"/>
        </w:rPr>
        <w:t>–</w:t>
      </w:r>
      <w:r w:rsidRPr="00795ED0">
        <w:rPr>
          <w:rFonts w:ascii="Times New Roman" w:hAnsi="Times New Roman" w:cs="Times New Roman"/>
          <w:color w:val="000000" w:themeColor="text1"/>
          <w:sz w:val="20"/>
          <w:szCs w:val="20"/>
        </w:rPr>
        <w:t>20.</w:t>
      </w:r>
    </w:p>
  </w:footnote>
  <w:footnote w:id="73">
    <w:p w14:paraId="744EE03E" w14:textId="5A50A66B" w:rsidR="00C44E92" w:rsidRPr="008C4ABF" w:rsidRDefault="00C44E92" w:rsidP="000334A5">
      <w:pPr>
        <w:rPr>
          <w:rFonts w:ascii="Times New Roman" w:hAnsi="Times New Roman"/>
          <w:color w:val="000000"/>
          <w:sz w:val="20"/>
          <w:szCs w:val="20"/>
        </w:rPr>
      </w:pPr>
      <w:r w:rsidRPr="008C4ABF">
        <w:rPr>
          <w:rStyle w:val="FootnoteReference"/>
          <w:rFonts w:ascii="Times New Roman" w:hAnsi="Times New Roman" w:cs="Times New Roman"/>
          <w:color w:val="000000" w:themeColor="text1"/>
          <w:sz w:val="20"/>
          <w:szCs w:val="20"/>
        </w:rPr>
        <w:footnoteRef/>
      </w:r>
      <w:r w:rsidRPr="008C4ABF">
        <w:rPr>
          <w:rFonts w:ascii="Times New Roman" w:hAnsi="Times New Roman" w:cs="Times New Roman"/>
          <w:color w:val="000000" w:themeColor="text1"/>
          <w:sz w:val="20"/>
          <w:szCs w:val="20"/>
        </w:rPr>
        <w:t xml:space="preserve"> </w:t>
      </w:r>
      <w:r w:rsidR="008C4ABF" w:rsidRPr="008C4ABF">
        <w:rPr>
          <w:rFonts w:ascii="Times New Roman" w:hAnsi="Times New Roman"/>
          <w:color w:val="000000" w:themeColor="text1"/>
          <w:sz w:val="20"/>
          <w:szCs w:val="20"/>
        </w:rPr>
        <w:t>Anderson</w:t>
      </w:r>
      <w:r w:rsidR="008C4ABF" w:rsidRPr="008C4ABF">
        <w:rPr>
          <w:rFonts w:ascii="Times New Roman" w:hAnsi="Times New Roman"/>
          <w:i/>
          <w:color w:val="000000" w:themeColor="text1"/>
          <w:sz w:val="20"/>
          <w:szCs w:val="20"/>
        </w:rPr>
        <w:t xml:space="preserve">, No East or West, </w:t>
      </w:r>
      <w:r w:rsidRPr="008C4ABF">
        <w:rPr>
          <w:rFonts w:ascii="Times New Roman" w:hAnsi="Times New Roman" w:cs="Times New Roman"/>
          <w:color w:val="000000" w:themeColor="text1"/>
          <w:sz w:val="20"/>
          <w:szCs w:val="20"/>
        </w:rPr>
        <w:t>51</w:t>
      </w:r>
      <w:r w:rsidR="008D243F">
        <w:rPr>
          <w:rFonts w:ascii="Times New Roman" w:hAnsi="Times New Roman" w:cs="Times New Roman"/>
          <w:color w:val="000000" w:themeColor="text1"/>
          <w:sz w:val="20"/>
          <w:szCs w:val="20"/>
        </w:rPr>
        <w:t>. S</w:t>
      </w:r>
      <w:r w:rsidR="00795ED0" w:rsidRPr="008C4ABF">
        <w:rPr>
          <w:rFonts w:ascii="Times New Roman" w:hAnsi="Times New Roman" w:cs="Times New Roman"/>
          <w:color w:val="000000" w:themeColor="text1"/>
          <w:sz w:val="20"/>
          <w:szCs w:val="20"/>
        </w:rPr>
        <w:t xml:space="preserve">ee also </w:t>
      </w:r>
      <w:r w:rsidR="000334A5" w:rsidRPr="008C4ABF">
        <w:rPr>
          <w:rFonts w:ascii="Times New Roman" w:hAnsi="Times New Roman" w:cs="Times New Roman"/>
          <w:sz w:val="20"/>
          <w:szCs w:val="20"/>
        </w:rPr>
        <w:t xml:space="preserve">Anton </w:t>
      </w:r>
      <w:proofErr w:type="spellStart"/>
      <w:r w:rsidR="000334A5" w:rsidRPr="008C4ABF">
        <w:rPr>
          <w:rFonts w:ascii="Times New Roman" w:hAnsi="Times New Roman" w:cs="Times New Roman"/>
          <w:sz w:val="20"/>
          <w:szCs w:val="20"/>
        </w:rPr>
        <w:t>Arzhakovskii</w:t>
      </w:r>
      <w:proofErr w:type="spellEnd"/>
      <w:r w:rsidR="000334A5" w:rsidRPr="008C4ABF">
        <w:rPr>
          <w:rFonts w:ascii="Times New Roman" w:hAnsi="Times New Roman" w:cs="Times New Roman"/>
          <w:sz w:val="20"/>
          <w:szCs w:val="20"/>
        </w:rPr>
        <w:t>, “</w:t>
      </w:r>
      <w:proofErr w:type="spellStart"/>
      <w:r w:rsidR="000334A5" w:rsidRPr="008C4ABF">
        <w:rPr>
          <w:rFonts w:ascii="Times New Roman" w:hAnsi="Times New Roman" w:cs="Times New Roman"/>
          <w:sz w:val="20"/>
          <w:szCs w:val="20"/>
        </w:rPr>
        <w:t>Sviato-Sergievskii</w:t>
      </w:r>
      <w:proofErr w:type="spellEnd"/>
      <w:r w:rsidR="000334A5" w:rsidRPr="008C4ABF">
        <w:rPr>
          <w:rFonts w:ascii="Times New Roman" w:hAnsi="Times New Roman"/>
          <w:sz w:val="20"/>
          <w:szCs w:val="20"/>
        </w:rPr>
        <w:t xml:space="preserve"> </w:t>
      </w:r>
      <w:proofErr w:type="spellStart"/>
      <w:r w:rsidR="000334A5" w:rsidRPr="008C4ABF">
        <w:rPr>
          <w:rFonts w:ascii="Times New Roman" w:hAnsi="Times New Roman"/>
          <w:sz w:val="20"/>
          <w:szCs w:val="20"/>
        </w:rPr>
        <w:t>Pravoslavnyi</w:t>
      </w:r>
      <w:proofErr w:type="spellEnd"/>
      <w:r w:rsidR="000334A5" w:rsidRPr="008C4ABF">
        <w:rPr>
          <w:rFonts w:ascii="Times New Roman" w:hAnsi="Times New Roman"/>
          <w:sz w:val="20"/>
          <w:szCs w:val="20"/>
        </w:rPr>
        <w:t xml:space="preserve"> </w:t>
      </w:r>
      <w:proofErr w:type="spellStart"/>
      <w:r w:rsidR="000334A5" w:rsidRPr="008C4ABF">
        <w:rPr>
          <w:rFonts w:ascii="Times New Roman" w:hAnsi="Times New Roman"/>
          <w:sz w:val="20"/>
          <w:szCs w:val="20"/>
        </w:rPr>
        <w:t>Bogoslovskii</w:t>
      </w:r>
      <w:proofErr w:type="spellEnd"/>
      <w:r w:rsidR="000334A5" w:rsidRPr="008C4ABF">
        <w:rPr>
          <w:rFonts w:ascii="Times New Roman" w:hAnsi="Times New Roman"/>
          <w:sz w:val="20"/>
          <w:szCs w:val="20"/>
        </w:rPr>
        <w:t xml:space="preserve"> Institut v </w:t>
      </w:r>
      <w:proofErr w:type="spellStart"/>
      <w:r w:rsidR="000334A5" w:rsidRPr="008C4ABF">
        <w:rPr>
          <w:rFonts w:ascii="Times New Roman" w:hAnsi="Times New Roman"/>
          <w:sz w:val="20"/>
          <w:szCs w:val="20"/>
        </w:rPr>
        <w:t>Parizhe</w:t>
      </w:r>
      <w:proofErr w:type="spellEnd"/>
      <w:r w:rsidR="000334A5" w:rsidRPr="008C4ABF">
        <w:rPr>
          <w:rFonts w:ascii="Times New Roman" w:hAnsi="Times New Roman"/>
          <w:sz w:val="20"/>
          <w:szCs w:val="20"/>
        </w:rPr>
        <w:t xml:space="preserve">,” in </w:t>
      </w:r>
      <w:proofErr w:type="spellStart"/>
      <w:r w:rsidR="000334A5" w:rsidRPr="008C4ABF">
        <w:rPr>
          <w:rFonts w:ascii="Times New Roman" w:hAnsi="Times New Roman"/>
          <w:i/>
          <w:sz w:val="20"/>
          <w:szCs w:val="20"/>
        </w:rPr>
        <w:t>Bogoslov</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filosof</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myslitel</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Iubileinye</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chteniia</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posviashchennye</w:t>
      </w:r>
      <w:proofErr w:type="spellEnd"/>
      <w:r w:rsidR="000334A5" w:rsidRPr="008C4ABF">
        <w:rPr>
          <w:rFonts w:ascii="Times New Roman" w:hAnsi="Times New Roman"/>
          <w:i/>
          <w:sz w:val="20"/>
          <w:szCs w:val="20"/>
        </w:rPr>
        <w:t xml:space="preserve"> 125</w:t>
      </w:r>
      <w:r w:rsidR="00066255">
        <w:rPr>
          <w:rFonts w:ascii="Times New Roman" w:hAnsi="Times New Roman"/>
          <w:i/>
          <w:sz w:val="20"/>
          <w:szCs w:val="20"/>
        </w:rPr>
        <w:t>–</w:t>
      </w:r>
      <w:proofErr w:type="spellStart"/>
      <w:r w:rsidR="000334A5" w:rsidRPr="008C4ABF">
        <w:rPr>
          <w:rFonts w:ascii="Times New Roman" w:hAnsi="Times New Roman"/>
          <w:i/>
          <w:sz w:val="20"/>
          <w:szCs w:val="20"/>
        </w:rPr>
        <w:t>letiiu</w:t>
      </w:r>
      <w:proofErr w:type="spellEnd"/>
      <w:r w:rsidR="000334A5" w:rsidRPr="008C4ABF">
        <w:rPr>
          <w:rFonts w:ascii="Times New Roman" w:hAnsi="Times New Roman"/>
          <w:i/>
          <w:sz w:val="20"/>
          <w:szCs w:val="20"/>
        </w:rPr>
        <w:t xml:space="preserve"> so </w:t>
      </w:r>
      <w:proofErr w:type="spellStart"/>
      <w:r w:rsidR="000334A5" w:rsidRPr="008C4ABF">
        <w:rPr>
          <w:rFonts w:ascii="Times New Roman" w:hAnsi="Times New Roman"/>
          <w:i/>
          <w:sz w:val="20"/>
          <w:szCs w:val="20"/>
        </w:rPr>
        <w:t>dnia</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rozhdeniia</w:t>
      </w:r>
      <w:proofErr w:type="spellEnd"/>
      <w:r w:rsidR="000334A5" w:rsidRPr="008C4ABF">
        <w:rPr>
          <w:rFonts w:ascii="Times New Roman" w:hAnsi="Times New Roman"/>
          <w:i/>
          <w:sz w:val="20"/>
          <w:szCs w:val="20"/>
        </w:rPr>
        <w:t xml:space="preserve"> o. </w:t>
      </w:r>
      <w:proofErr w:type="spellStart"/>
      <w:r w:rsidR="000334A5" w:rsidRPr="008C4ABF">
        <w:rPr>
          <w:rFonts w:ascii="Times New Roman" w:hAnsi="Times New Roman"/>
          <w:i/>
          <w:sz w:val="20"/>
          <w:szCs w:val="20"/>
        </w:rPr>
        <w:t>Sergiia</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Bulgakova</w:t>
      </w:r>
      <w:proofErr w:type="spellEnd"/>
      <w:r w:rsidR="000334A5" w:rsidRPr="008C4ABF">
        <w:rPr>
          <w:rFonts w:ascii="Times New Roman" w:hAnsi="Times New Roman"/>
          <w:i/>
          <w:sz w:val="20"/>
          <w:szCs w:val="20"/>
        </w:rPr>
        <w:t xml:space="preserve"> (</w:t>
      </w:r>
      <w:proofErr w:type="spellStart"/>
      <w:r w:rsidR="000334A5" w:rsidRPr="008C4ABF">
        <w:rPr>
          <w:rFonts w:ascii="Times New Roman" w:hAnsi="Times New Roman"/>
          <w:i/>
          <w:sz w:val="20"/>
          <w:szCs w:val="20"/>
        </w:rPr>
        <w:t>sentiabr</w:t>
      </w:r>
      <w:proofErr w:type="spellEnd"/>
      <w:r w:rsidR="000334A5" w:rsidRPr="008C4ABF">
        <w:rPr>
          <w:rFonts w:ascii="Times New Roman" w:hAnsi="Times New Roman"/>
          <w:i/>
          <w:sz w:val="20"/>
          <w:szCs w:val="20"/>
        </w:rPr>
        <w:t xml:space="preserve">’ 1996 g., Moskva) </w:t>
      </w:r>
      <w:r w:rsidR="000334A5" w:rsidRPr="008C4ABF">
        <w:rPr>
          <w:rFonts w:ascii="Times New Roman" w:hAnsi="Times New Roman"/>
          <w:sz w:val="20"/>
          <w:szCs w:val="20"/>
        </w:rPr>
        <w:t>(Moscow: Dom-</w:t>
      </w:r>
      <w:proofErr w:type="spellStart"/>
      <w:r w:rsidR="000334A5" w:rsidRPr="008C4ABF">
        <w:rPr>
          <w:rFonts w:ascii="Times New Roman" w:hAnsi="Times New Roman"/>
          <w:sz w:val="20"/>
          <w:szCs w:val="20"/>
        </w:rPr>
        <w:t>muzei</w:t>
      </w:r>
      <w:proofErr w:type="spellEnd"/>
      <w:r w:rsidR="000334A5" w:rsidRPr="008C4ABF">
        <w:rPr>
          <w:rFonts w:ascii="Times New Roman" w:hAnsi="Times New Roman"/>
          <w:sz w:val="20"/>
          <w:szCs w:val="20"/>
        </w:rPr>
        <w:t xml:space="preserve"> </w:t>
      </w:r>
      <w:proofErr w:type="spellStart"/>
      <w:r w:rsidR="000334A5" w:rsidRPr="008C4ABF">
        <w:rPr>
          <w:rFonts w:ascii="Times New Roman" w:hAnsi="Times New Roman"/>
          <w:sz w:val="20"/>
          <w:szCs w:val="20"/>
        </w:rPr>
        <w:t>Mariny</w:t>
      </w:r>
      <w:proofErr w:type="spellEnd"/>
      <w:r w:rsidR="000334A5" w:rsidRPr="008C4ABF">
        <w:rPr>
          <w:rFonts w:ascii="Times New Roman" w:hAnsi="Times New Roman"/>
          <w:sz w:val="20"/>
          <w:szCs w:val="20"/>
        </w:rPr>
        <w:t xml:space="preserve"> </w:t>
      </w:r>
      <w:proofErr w:type="spellStart"/>
      <w:r w:rsidR="000334A5" w:rsidRPr="008C4ABF">
        <w:rPr>
          <w:rFonts w:ascii="Times New Roman" w:hAnsi="Times New Roman"/>
          <w:sz w:val="20"/>
          <w:szCs w:val="20"/>
        </w:rPr>
        <w:t>Tsvetaevoi</w:t>
      </w:r>
      <w:proofErr w:type="spellEnd"/>
      <w:r w:rsidR="000334A5" w:rsidRPr="008C4ABF">
        <w:rPr>
          <w:rFonts w:ascii="Times New Roman" w:hAnsi="Times New Roman"/>
          <w:sz w:val="20"/>
          <w:szCs w:val="20"/>
        </w:rPr>
        <w:t>, 1999).</w:t>
      </w:r>
    </w:p>
  </w:footnote>
  <w:footnote w:id="74">
    <w:p w14:paraId="10FD93CD" w14:textId="49F9832E" w:rsidR="00C44E92" w:rsidRPr="008C4ABF" w:rsidRDefault="00C44E92" w:rsidP="00C44E92">
      <w:pPr>
        <w:pStyle w:val="FootnoteText"/>
        <w:rPr>
          <w:rFonts w:ascii="Times New Roman" w:hAnsi="Times New Roman"/>
          <w:color w:val="000000" w:themeColor="text1"/>
        </w:rPr>
      </w:pPr>
      <w:r w:rsidRPr="008C4ABF">
        <w:rPr>
          <w:rStyle w:val="FootnoteReference"/>
          <w:rFonts w:ascii="Times New Roman" w:hAnsi="Times New Roman"/>
          <w:color w:val="000000" w:themeColor="text1"/>
        </w:rPr>
        <w:footnoteRef/>
      </w:r>
      <w:r w:rsidRPr="008C4ABF">
        <w:rPr>
          <w:rFonts w:ascii="Times New Roman" w:hAnsi="Times New Roman"/>
          <w:color w:val="000000" w:themeColor="text1"/>
        </w:rPr>
        <w:t xml:space="preserve"> </w:t>
      </w:r>
      <w:r w:rsidR="008C4ABF" w:rsidRPr="008C4ABF">
        <w:rPr>
          <w:rFonts w:ascii="Times New Roman" w:hAnsi="Times New Roman"/>
          <w:color w:val="000000" w:themeColor="text1"/>
        </w:rPr>
        <w:t>Anderson</w:t>
      </w:r>
      <w:r w:rsidR="008C4ABF" w:rsidRPr="008C4ABF">
        <w:rPr>
          <w:rFonts w:ascii="Times New Roman" w:hAnsi="Times New Roman"/>
          <w:i/>
          <w:color w:val="000000" w:themeColor="text1"/>
        </w:rPr>
        <w:t xml:space="preserve">, No East or West, </w:t>
      </w:r>
      <w:r w:rsidRPr="008C4ABF">
        <w:rPr>
          <w:rFonts w:ascii="Times New Roman" w:hAnsi="Times New Roman"/>
          <w:color w:val="000000" w:themeColor="text1"/>
        </w:rPr>
        <w:t>51.</w:t>
      </w:r>
    </w:p>
  </w:footnote>
  <w:footnote w:id="75">
    <w:p w14:paraId="6B1BDAE3" w14:textId="52FB864D" w:rsidR="00C44E92" w:rsidRPr="008C4ABF" w:rsidRDefault="00C44E92" w:rsidP="00C44E92">
      <w:pPr>
        <w:pStyle w:val="FootnoteText"/>
        <w:rPr>
          <w:rFonts w:ascii="Times New Roman" w:hAnsi="Times New Roman"/>
        </w:rPr>
      </w:pPr>
      <w:r w:rsidRPr="008C4ABF">
        <w:rPr>
          <w:rStyle w:val="FootnoteReference"/>
          <w:rFonts w:ascii="Times New Roman" w:hAnsi="Times New Roman"/>
        </w:rPr>
        <w:footnoteRef/>
      </w:r>
      <w:r w:rsidRPr="008C4ABF">
        <w:rPr>
          <w:rFonts w:ascii="Times New Roman" w:hAnsi="Times New Roman"/>
        </w:rPr>
        <w:t xml:space="preserve"> </w:t>
      </w:r>
      <w:r w:rsidR="00D86BC6">
        <w:rPr>
          <w:rFonts w:ascii="Times New Roman" w:hAnsi="Times New Roman"/>
          <w:color w:val="000000" w:themeColor="text1"/>
        </w:rPr>
        <w:t>Ibid.</w:t>
      </w:r>
      <w:r w:rsidR="008C4ABF" w:rsidRPr="008C4ABF">
        <w:rPr>
          <w:rFonts w:ascii="Times New Roman" w:hAnsi="Times New Roman"/>
          <w:i/>
          <w:color w:val="000000" w:themeColor="text1"/>
        </w:rPr>
        <w:t xml:space="preserve">, </w:t>
      </w:r>
      <w:r w:rsidRPr="008C4ABF">
        <w:rPr>
          <w:rFonts w:ascii="Times New Roman" w:hAnsi="Times New Roman"/>
        </w:rPr>
        <w:t>52.</w:t>
      </w:r>
    </w:p>
  </w:footnote>
  <w:footnote w:id="76">
    <w:p w14:paraId="26A9383E" w14:textId="0C716386" w:rsidR="00C44E92" w:rsidRPr="00293F54" w:rsidRDefault="00C44E92" w:rsidP="00293F54">
      <w:pPr>
        <w:autoSpaceDE w:val="0"/>
        <w:autoSpaceDN w:val="0"/>
        <w:adjustRightInd w:val="0"/>
        <w:contextualSpacing/>
        <w:rPr>
          <w:rFonts w:ascii="Times New Roman" w:hAnsi="Times New Roman" w:cs="Times New Roman"/>
          <w:sz w:val="20"/>
          <w:szCs w:val="20"/>
        </w:rPr>
      </w:pPr>
      <w:r w:rsidRPr="008C4ABF">
        <w:rPr>
          <w:rStyle w:val="FootnoteReference"/>
          <w:rFonts w:ascii="Times New Roman" w:hAnsi="Times New Roman" w:cs="Times New Roman"/>
          <w:sz w:val="20"/>
          <w:szCs w:val="20"/>
        </w:rPr>
        <w:footnoteRef/>
      </w:r>
      <w:r w:rsidRPr="008C4ABF">
        <w:rPr>
          <w:rFonts w:ascii="Times New Roman" w:hAnsi="Times New Roman" w:cs="Times New Roman"/>
          <w:sz w:val="20"/>
          <w:szCs w:val="20"/>
        </w:rPr>
        <w:t xml:space="preserve"> </w:t>
      </w:r>
      <w:r w:rsidR="00D86BC6">
        <w:rPr>
          <w:rFonts w:ascii="Times New Roman" w:hAnsi="Times New Roman"/>
          <w:color w:val="000000" w:themeColor="text1"/>
          <w:sz w:val="20"/>
          <w:szCs w:val="20"/>
        </w:rPr>
        <w:t>Ibid.</w:t>
      </w:r>
      <w:r w:rsidR="008C4ABF" w:rsidRPr="008C4ABF">
        <w:rPr>
          <w:rFonts w:ascii="Times New Roman" w:hAnsi="Times New Roman"/>
          <w:i/>
          <w:color w:val="000000" w:themeColor="text1"/>
          <w:sz w:val="20"/>
          <w:szCs w:val="20"/>
        </w:rPr>
        <w:t xml:space="preserve">, </w:t>
      </w:r>
      <w:r w:rsidRPr="008C4ABF">
        <w:rPr>
          <w:rFonts w:ascii="Times New Roman" w:hAnsi="Times New Roman" w:cs="Times New Roman"/>
          <w:sz w:val="20"/>
          <w:szCs w:val="20"/>
        </w:rPr>
        <w:t>58</w:t>
      </w:r>
      <w:r w:rsidR="008D243F">
        <w:rPr>
          <w:rFonts w:ascii="Times New Roman" w:hAnsi="Times New Roman" w:cs="Times New Roman"/>
          <w:sz w:val="20"/>
          <w:szCs w:val="20"/>
        </w:rPr>
        <w:t>.</w:t>
      </w:r>
      <w:r w:rsidR="00794E42" w:rsidRPr="008C4ABF">
        <w:rPr>
          <w:rFonts w:ascii="Times New Roman" w:hAnsi="Times New Roman" w:cs="Times New Roman"/>
          <w:sz w:val="20"/>
          <w:szCs w:val="20"/>
        </w:rPr>
        <w:t xml:space="preserve"> </w:t>
      </w:r>
      <w:r w:rsidR="00293F54" w:rsidRPr="008C4ABF">
        <w:rPr>
          <w:rFonts w:ascii="Times New Roman" w:hAnsi="Times New Roman" w:cs="Times New Roman"/>
          <w:sz w:val="20"/>
          <w:szCs w:val="20"/>
        </w:rPr>
        <w:t xml:space="preserve">For a brief introduction to the history of the YMCA Press and a bibliography of its publications, see A. L. </w:t>
      </w:r>
      <w:proofErr w:type="spellStart"/>
      <w:r w:rsidR="00293F54" w:rsidRPr="008C4ABF">
        <w:rPr>
          <w:rFonts w:ascii="Times New Roman" w:hAnsi="Times New Roman" w:cs="Times New Roman"/>
          <w:sz w:val="20"/>
          <w:szCs w:val="20"/>
        </w:rPr>
        <w:t>Gurevich</w:t>
      </w:r>
      <w:proofErr w:type="spellEnd"/>
      <w:r w:rsidR="00293F54" w:rsidRPr="008C4ABF">
        <w:rPr>
          <w:rFonts w:ascii="Times New Roman" w:hAnsi="Times New Roman" w:cs="Times New Roman"/>
          <w:sz w:val="20"/>
          <w:szCs w:val="20"/>
        </w:rPr>
        <w:t xml:space="preserve">, </w:t>
      </w:r>
      <w:proofErr w:type="spellStart"/>
      <w:r w:rsidR="00293F54" w:rsidRPr="008C4ABF">
        <w:rPr>
          <w:rFonts w:ascii="Times New Roman" w:hAnsi="Times New Roman" w:cs="Times New Roman"/>
          <w:i/>
          <w:sz w:val="20"/>
          <w:szCs w:val="20"/>
        </w:rPr>
        <w:t>Istoriia</w:t>
      </w:r>
      <w:proofErr w:type="spellEnd"/>
      <w:r w:rsidR="00293F54" w:rsidRPr="008C4ABF">
        <w:rPr>
          <w:rFonts w:ascii="Times New Roman" w:hAnsi="Times New Roman" w:cs="Times New Roman"/>
          <w:i/>
          <w:sz w:val="20"/>
          <w:szCs w:val="20"/>
        </w:rPr>
        <w:t xml:space="preserve"> </w:t>
      </w:r>
      <w:proofErr w:type="spellStart"/>
      <w:r w:rsidR="00293F54" w:rsidRPr="008C4ABF">
        <w:rPr>
          <w:rFonts w:ascii="Times New Roman" w:hAnsi="Times New Roman" w:cs="Times New Roman"/>
          <w:i/>
          <w:sz w:val="20"/>
          <w:szCs w:val="20"/>
        </w:rPr>
        <w:t>izdatel’stva</w:t>
      </w:r>
      <w:proofErr w:type="spellEnd"/>
      <w:r w:rsidR="00293F54" w:rsidRPr="008C4ABF">
        <w:rPr>
          <w:rFonts w:ascii="Times New Roman" w:hAnsi="Times New Roman" w:cs="Times New Roman"/>
          <w:i/>
          <w:sz w:val="20"/>
          <w:szCs w:val="20"/>
        </w:rPr>
        <w:t xml:space="preserve"> “YMCA-Press”</w:t>
      </w:r>
      <w:r w:rsidR="00293F54" w:rsidRPr="008C4ABF">
        <w:rPr>
          <w:rFonts w:ascii="Times New Roman" w:hAnsi="Times New Roman" w:cs="Times New Roman"/>
          <w:sz w:val="20"/>
          <w:szCs w:val="20"/>
        </w:rPr>
        <w:t xml:space="preserve"> (Moscow: </w:t>
      </w:r>
      <w:proofErr w:type="spellStart"/>
      <w:r w:rsidR="00293F54" w:rsidRPr="008C4ABF">
        <w:rPr>
          <w:rFonts w:ascii="Times New Roman" w:hAnsi="Times New Roman" w:cs="Times New Roman"/>
          <w:sz w:val="20"/>
          <w:szCs w:val="20"/>
        </w:rPr>
        <w:t>Kompaniia</w:t>
      </w:r>
      <w:proofErr w:type="spellEnd"/>
      <w:r w:rsidR="00293F54" w:rsidRPr="00293F54">
        <w:rPr>
          <w:rFonts w:ascii="Times New Roman" w:hAnsi="Times New Roman" w:cs="Times New Roman"/>
          <w:sz w:val="20"/>
          <w:szCs w:val="20"/>
        </w:rPr>
        <w:t xml:space="preserve"> Sputnik+, 2004)</w:t>
      </w:r>
      <w:r w:rsidR="008D243F">
        <w:rPr>
          <w:rFonts w:ascii="Times New Roman" w:hAnsi="Times New Roman" w:cs="Times New Roman"/>
          <w:sz w:val="20"/>
          <w:szCs w:val="20"/>
        </w:rPr>
        <w:t>. F</w:t>
      </w:r>
      <w:r w:rsidR="00794E42" w:rsidRPr="00293F54">
        <w:rPr>
          <w:rFonts w:ascii="Times New Roman" w:hAnsi="Times New Roman" w:cs="Times New Roman"/>
          <w:sz w:val="20"/>
          <w:szCs w:val="20"/>
        </w:rPr>
        <w:t>or an index of the books written by the faculty of the institute, along with the writings of other émigré authors, see</w:t>
      </w:r>
      <w:r w:rsidR="008D243F">
        <w:rPr>
          <w:rFonts w:ascii="Times New Roman" w:hAnsi="Times New Roman" w:cs="Times New Roman"/>
          <w:sz w:val="20"/>
          <w:szCs w:val="20"/>
        </w:rPr>
        <w:t xml:space="preserve"> </w:t>
      </w:r>
      <w:r w:rsidR="00794E42" w:rsidRPr="00293F54">
        <w:rPr>
          <w:rFonts w:ascii="Times New Roman" w:hAnsi="Times New Roman" w:cs="Times New Roman"/>
          <w:sz w:val="20"/>
          <w:szCs w:val="20"/>
        </w:rPr>
        <w:t xml:space="preserve">Nicolas Zernov, ed., </w:t>
      </w:r>
      <w:r w:rsidR="00794E42" w:rsidRPr="00293F54">
        <w:rPr>
          <w:rFonts w:ascii="Times New Roman" w:hAnsi="Times New Roman" w:cs="Times New Roman"/>
          <w:i/>
          <w:iCs/>
          <w:sz w:val="20"/>
          <w:szCs w:val="20"/>
        </w:rPr>
        <w:t>Russian Émigré Authors: A Biographical Index and Bibliography of their Works on Theology, Religious Philosophy, Church History and Orthodox Culture, 1921</w:t>
      </w:r>
      <w:r w:rsidR="00066255">
        <w:rPr>
          <w:rFonts w:ascii="Times New Roman" w:hAnsi="Times New Roman" w:cs="Times New Roman"/>
          <w:i/>
          <w:iCs/>
          <w:sz w:val="20"/>
          <w:szCs w:val="20"/>
        </w:rPr>
        <w:t>–</w:t>
      </w:r>
      <w:r w:rsidR="00794E42" w:rsidRPr="00293F54">
        <w:rPr>
          <w:rFonts w:ascii="Times New Roman" w:hAnsi="Times New Roman" w:cs="Times New Roman"/>
          <w:i/>
          <w:iCs/>
          <w:sz w:val="20"/>
          <w:szCs w:val="20"/>
        </w:rPr>
        <w:t>1972</w:t>
      </w:r>
      <w:r w:rsidR="00794E42" w:rsidRPr="00293F54">
        <w:rPr>
          <w:rFonts w:ascii="Times New Roman" w:hAnsi="Times New Roman" w:cs="Times New Roman"/>
          <w:sz w:val="20"/>
          <w:szCs w:val="20"/>
        </w:rPr>
        <w:t xml:space="preserve"> </w:t>
      </w:r>
      <w:r w:rsidR="00CC3264">
        <w:rPr>
          <w:rFonts w:ascii="Times New Roman" w:hAnsi="Times New Roman" w:cs="Times New Roman"/>
          <w:sz w:val="20"/>
          <w:szCs w:val="20"/>
        </w:rPr>
        <w:t>(</w:t>
      </w:r>
      <w:r w:rsidR="00794E42" w:rsidRPr="00293F54">
        <w:rPr>
          <w:rFonts w:ascii="Times New Roman" w:hAnsi="Times New Roman" w:cs="Times New Roman"/>
          <w:sz w:val="20"/>
          <w:szCs w:val="20"/>
        </w:rPr>
        <w:t>Boston: G. K. Hall, 1973</w:t>
      </w:r>
      <w:r w:rsidR="00CC3264">
        <w:rPr>
          <w:rFonts w:ascii="Times New Roman" w:hAnsi="Times New Roman" w:cs="Times New Roman"/>
          <w:sz w:val="20"/>
          <w:szCs w:val="20"/>
        </w:rPr>
        <w:t>)</w:t>
      </w:r>
      <w:r w:rsidR="00794E42" w:rsidRPr="00293F54">
        <w:rPr>
          <w:rFonts w:ascii="Times New Roman" w:hAnsi="Times New Roman" w:cs="Times New Roman"/>
          <w:sz w:val="20"/>
          <w:szCs w:val="20"/>
        </w:rPr>
        <w:t>.</w:t>
      </w:r>
      <w:r w:rsidR="00CC3264">
        <w:rPr>
          <w:rFonts w:ascii="Times New Roman" w:hAnsi="Times New Roman" w:cs="Times New Roman"/>
          <w:color w:val="000000"/>
          <w:sz w:val="20"/>
          <w:szCs w:val="20"/>
        </w:rPr>
        <w:t xml:space="preserve"> </w:t>
      </w:r>
      <w:r w:rsidR="00701760" w:rsidRPr="00293F54">
        <w:rPr>
          <w:rFonts w:ascii="Times New Roman" w:hAnsi="Times New Roman" w:cs="Times New Roman"/>
          <w:color w:val="000000"/>
          <w:sz w:val="20"/>
          <w:szCs w:val="20"/>
        </w:rPr>
        <w:t>For discussion of the thought and ecumenical involvement of Florovsky and Vladimir Lossky, see</w:t>
      </w:r>
      <w:r w:rsidR="008D243F">
        <w:rPr>
          <w:rFonts w:ascii="Times New Roman" w:hAnsi="Times New Roman" w:cs="Times New Roman"/>
          <w:color w:val="000000"/>
          <w:sz w:val="20"/>
          <w:szCs w:val="20"/>
        </w:rPr>
        <w:t xml:space="preserve"> </w:t>
      </w:r>
      <w:r w:rsidR="00701760" w:rsidRPr="00293F54">
        <w:rPr>
          <w:rFonts w:ascii="Times New Roman" w:hAnsi="Times New Roman" w:cs="Times New Roman"/>
          <w:color w:val="000000"/>
          <w:sz w:val="20"/>
          <w:szCs w:val="20"/>
        </w:rPr>
        <w:t xml:space="preserve">Ross Joseph </w:t>
      </w:r>
      <w:proofErr w:type="spellStart"/>
      <w:r w:rsidR="00701760" w:rsidRPr="00293F54">
        <w:rPr>
          <w:rFonts w:ascii="Times New Roman" w:hAnsi="Times New Roman" w:cs="Times New Roman"/>
          <w:color w:val="000000"/>
          <w:sz w:val="20"/>
          <w:szCs w:val="20"/>
        </w:rPr>
        <w:t>Sauve</w:t>
      </w:r>
      <w:proofErr w:type="spellEnd"/>
      <w:r w:rsidR="00701760" w:rsidRPr="00293F54">
        <w:rPr>
          <w:rFonts w:ascii="Times New Roman" w:hAnsi="Times New Roman" w:cs="Times New Roman"/>
          <w:color w:val="000000"/>
          <w:sz w:val="20"/>
          <w:szCs w:val="20"/>
        </w:rPr>
        <w:t xml:space="preserve">, </w:t>
      </w:r>
      <w:r w:rsidR="00701760" w:rsidRPr="00293F54">
        <w:rPr>
          <w:rFonts w:ascii="Times New Roman" w:hAnsi="Times New Roman" w:cs="Times New Roman"/>
          <w:sz w:val="20"/>
          <w:szCs w:val="20"/>
        </w:rPr>
        <w:t>“</w:t>
      </w:r>
      <w:r w:rsidR="00701760" w:rsidRPr="00293F54">
        <w:rPr>
          <w:rFonts w:ascii="Times New Roman" w:hAnsi="Times New Roman" w:cs="Times New Roman"/>
          <w:color w:val="000000" w:themeColor="text1"/>
          <w:sz w:val="20"/>
          <w:szCs w:val="20"/>
        </w:rPr>
        <w:t xml:space="preserve">Georges V. Florovsky and Vladimir N. Lossky: An Exploration, Comparison and Demonstration of their Unique Approaches to the </w:t>
      </w:r>
      <w:proofErr w:type="spellStart"/>
      <w:r w:rsidR="00701760" w:rsidRPr="00293F54">
        <w:rPr>
          <w:rFonts w:ascii="Times New Roman" w:hAnsi="Times New Roman" w:cs="Times New Roman"/>
          <w:color w:val="000000" w:themeColor="text1"/>
          <w:sz w:val="20"/>
          <w:szCs w:val="20"/>
        </w:rPr>
        <w:t>Neopatristic</w:t>
      </w:r>
      <w:proofErr w:type="spellEnd"/>
      <w:r w:rsidR="00701760" w:rsidRPr="00293F54">
        <w:rPr>
          <w:rFonts w:ascii="Times New Roman" w:hAnsi="Times New Roman" w:cs="Times New Roman"/>
          <w:color w:val="000000" w:themeColor="text1"/>
          <w:sz w:val="20"/>
          <w:szCs w:val="20"/>
        </w:rPr>
        <w:t xml:space="preserve"> Synthesis”</w:t>
      </w:r>
      <w:r w:rsidR="00CC3264">
        <w:rPr>
          <w:rFonts w:ascii="Times New Roman" w:hAnsi="Times New Roman" w:cs="Times New Roman"/>
          <w:color w:val="000000" w:themeColor="text1"/>
          <w:sz w:val="20"/>
          <w:szCs w:val="20"/>
        </w:rPr>
        <w:t xml:space="preserve"> (</w:t>
      </w:r>
      <w:r w:rsidR="00701760" w:rsidRPr="00293F54">
        <w:rPr>
          <w:rFonts w:ascii="Times New Roman" w:hAnsi="Times New Roman" w:cs="Times New Roman"/>
          <w:color w:val="000000" w:themeColor="text1"/>
          <w:sz w:val="20"/>
          <w:szCs w:val="20"/>
        </w:rPr>
        <w:t>Ph.D. diss</w:t>
      </w:r>
      <w:r w:rsidR="00CC3264">
        <w:rPr>
          <w:rFonts w:ascii="Times New Roman" w:hAnsi="Times New Roman" w:cs="Times New Roman"/>
          <w:color w:val="000000" w:themeColor="text1"/>
          <w:sz w:val="20"/>
          <w:szCs w:val="20"/>
        </w:rPr>
        <w:t>.</w:t>
      </w:r>
      <w:r w:rsidR="00701760" w:rsidRPr="00293F54">
        <w:rPr>
          <w:rFonts w:ascii="Times New Roman" w:hAnsi="Times New Roman" w:cs="Times New Roman"/>
          <w:color w:val="000000" w:themeColor="text1"/>
          <w:sz w:val="20"/>
          <w:szCs w:val="20"/>
        </w:rPr>
        <w:t>, Durham University, 2010</w:t>
      </w:r>
      <w:r w:rsidR="00CC3264">
        <w:rPr>
          <w:rFonts w:ascii="Times New Roman" w:hAnsi="Times New Roman" w:cs="Times New Roman"/>
          <w:color w:val="000000" w:themeColor="text1"/>
          <w:sz w:val="20"/>
          <w:szCs w:val="20"/>
        </w:rPr>
        <w:t>)</w:t>
      </w:r>
      <w:r w:rsidR="00701760" w:rsidRPr="00293F54">
        <w:rPr>
          <w:rFonts w:ascii="Times New Roman" w:hAnsi="Times New Roman" w:cs="Times New Roman"/>
          <w:color w:val="000000" w:themeColor="text1"/>
          <w:sz w:val="20"/>
          <w:szCs w:val="20"/>
        </w:rPr>
        <w:t>.</w:t>
      </w:r>
    </w:p>
  </w:footnote>
  <w:footnote w:id="77">
    <w:p w14:paraId="44DF6D14" w14:textId="2E55B5D9" w:rsidR="00C44E92" w:rsidRPr="00293F54" w:rsidRDefault="00C44E92" w:rsidP="00C44E92">
      <w:pPr>
        <w:pStyle w:val="FootnoteText"/>
        <w:rPr>
          <w:rFonts w:ascii="Times New Roman" w:hAnsi="Times New Roman"/>
        </w:rPr>
      </w:pPr>
      <w:r w:rsidRPr="00293F54">
        <w:rPr>
          <w:rStyle w:val="FootnoteReference"/>
          <w:rFonts w:ascii="Times New Roman" w:hAnsi="Times New Roman"/>
        </w:rPr>
        <w:footnoteRef/>
      </w:r>
      <w:r w:rsidRPr="00293F54">
        <w:rPr>
          <w:rFonts w:ascii="Times New Roman" w:hAnsi="Times New Roman"/>
        </w:rPr>
        <w:t xml:space="preserve"> </w:t>
      </w:r>
      <w:r w:rsidR="00157C3B" w:rsidRPr="004E4DCD">
        <w:rPr>
          <w:rFonts w:ascii="Times New Roman" w:hAnsi="Times New Roman"/>
          <w:color w:val="000000" w:themeColor="text1"/>
        </w:rPr>
        <w:t>Anderson, “No East or West,”</w:t>
      </w:r>
      <w:r w:rsidR="00157C3B">
        <w:rPr>
          <w:rFonts w:ascii="Times New Roman" w:hAnsi="Times New Roman"/>
          <w:color w:val="000000" w:themeColor="text1"/>
        </w:rPr>
        <w:t xml:space="preserve"> </w:t>
      </w:r>
      <w:r w:rsidRPr="00293F54">
        <w:rPr>
          <w:rFonts w:ascii="Times New Roman" w:hAnsi="Times New Roman"/>
        </w:rPr>
        <w:t>187</w:t>
      </w:r>
      <w:r w:rsidR="00066255">
        <w:rPr>
          <w:rFonts w:ascii="Times New Roman" w:hAnsi="Times New Roman"/>
        </w:rPr>
        <w:t>–</w:t>
      </w:r>
      <w:r w:rsidRPr="00293F54">
        <w:rPr>
          <w:rFonts w:ascii="Times New Roman" w:hAnsi="Times New Roman"/>
        </w:rPr>
        <w:t>8.</w:t>
      </w:r>
    </w:p>
  </w:footnote>
  <w:footnote w:id="78">
    <w:p w14:paraId="4A6867D7" w14:textId="7EC2F65E" w:rsidR="00C44E92" w:rsidRPr="00427B2F" w:rsidRDefault="00C44E92" w:rsidP="00C44E92">
      <w:pPr>
        <w:pStyle w:val="FootnoteText"/>
        <w:rPr>
          <w:rFonts w:ascii="Times New Roman" w:hAnsi="Times New Roman"/>
          <w:color w:val="000000" w:themeColor="text1"/>
        </w:rPr>
      </w:pPr>
      <w:r w:rsidRPr="00427B2F">
        <w:rPr>
          <w:rStyle w:val="FootnoteReference"/>
          <w:rFonts w:ascii="Times New Roman" w:hAnsi="Times New Roman"/>
          <w:color w:val="000000" w:themeColor="text1"/>
        </w:rPr>
        <w:footnoteRef/>
      </w:r>
      <w:r w:rsidRPr="00427B2F">
        <w:rPr>
          <w:rFonts w:ascii="Times New Roman" w:hAnsi="Times New Roman"/>
          <w:color w:val="000000" w:themeColor="text1"/>
        </w:rPr>
        <w:t xml:space="preserve"> </w:t>
      </w:r>
      <w:r w:rsidR="0021157E">
        <w:rPr>
          <w:rFonts w:ascii="Times New Roman" w:hAnsi="Times New Roman"/>
          <w:color w:val="000000" w:themeColor="text1"/>
        </w:rPr>
        <w:t>Anderson</w:t>
      </w:r>
      <w:r w:rsidRPr="00427B2F">
        <w:rPr>
          <w:rFonts w:ascii="Times New Roman" w:hAnsi="Times New Roman"/>
          <w:color w:val="000000" w:themeColor="text1"/>
        </w:rPr>
        <w:t>, proof entry, 3</w:t>
      </w:r>
      <w:r w:rsidR="00775C37" w:rsidRPr="00427B2F">
        <w:rPr>
          <w:rFonts w:ascii="Times New Roman" w:hAnsi="Times New Roman"/>
          <w:color w:val="000000" w:themeColor="text1"/>
        </w:rPr>
        <w:t>.</w:t>
      </w:r>
    </w:p>
  </w:footnote>
  <w:footnote w:id="79">
    <w:p w14:paraId="048A9A0C" w14:textId="673D3547" w:rsidR="005C5045" w:rsidRPr="00427B2F" w:rsidRDefault="005C5045" w:rsidP="005C5045">
      <w:pPr>
        <w:contextualSpacing/>
        <w:rPr>
          <w:rFonts w:ascii="Times New Roman" w:hAnsi="Times New Roman" w:cs="Times New Roman"/>
          <w:color w:val="000000" w:themeColor="text1"/>
          <w:sz w:val="20"/>
          <w:szCs w:val="20"/>
        </w:rPr>
      </w:pPr>
      <w:r w:rsidRPr="00427B2F">
        <w:rPr>
          <w:rStyle w:val="FootnoteReference"/>
          <w:rFonts w:ascii="Times New Roman" w:hAnsi="Times New Roman" w:cs="Times New Roman"/>
          <w:color w:val="000000" w:themeColor="text1"/>
          <w:sz w:val="20"/>
          <w:szCs w:val="20"/>
        </w:rPr>
        <w:footnoteRef/>
      </w:r>
      <w:r w:rsidRPr="00427B2F">
        <w:rPr>
          <w:rFonts w:ascii="Times New Roman" w:hAnsi="Times New Roman" w:cs="Times New Roman"/>
          <w:color w:val="000000" w:themeColor="text1"/>
          <w:sz w:val="20"/>
          <w:szCs w:val="20"/>
        </w:rPr>
        <w:t xml:space="preserve"> “Paul B. Anderson,” </w:t>
      </w:r>
      <w:r w:rsidRPr="00427B2F">
        <w:rPr>
          <w:rFonts w:ascii="Times New Roman" w:hAnsi="Times New Roman" w:cs="Times New Roman"/>
          <w:i/>
          <w:color w:val="000000" w:themeColor="text1"/>
          <w:sz w:val="20"/>
          <w:szCs w:val="20"/>
        </w:rPr>
        <w:t>The Christian Century</w:t>
      </w:r>
      <w:r w:rsidRPr="00427B2F">
        <w:rPr>
          <w:rFonts w:ascii="Times New Roman" w:hAnsi="Times New Roman" w:cs="Times New Roman"/>
          <w:color w:val="000000" w:themeColor="text1"/>
          <w:sz w:val="20"/>
          <w:szCs w:val="20"/>
        </w:rPr>
        <w:t xml:space="preserve"> 102:25 (August 14</w:t>
      </w:r>
      <w:r w:rsidR="00066255">
        <w:rPr>
          <w:rFonts w:ascii="Times New Roman" w:hAnsi="Times New Roman" w:cs="Times New Roman"/>
          <w:color w:val="000000" w:themeColor="text1"/>
          <w:sz w:val="20"/>
          <w:szCs w:val="20"/>
        </w:rPr>
        <w:t>–</w:t>
      </w:r>
      <w:r w:rsidRPr="00427B2F">
        <w:rPr>
          <w:rFonts w:ascii="Times New Roman" w:hAnsi="Times New Roman" w:cs="Times New Roman"/>
          <w:color w:val="000000" w:themeColor="text1"/>
          <w:sz w:val="20"/>
          <w:szCs w:val="20"/>
        </w:rPr>
        <w:t>21, 1985): 730.</w:t>
      </w:r>
    </w:p>
  </w:footnote>
  <w:footnote w:id="80">
    <w:p w14:paraId="22647933" w14:textId="6E88CC23" w:rsidR="00C44E92" w:rsidRPr="00427B2F" w:rsidRDefault="00C44E92" w:rsidP="004214D2">
      <w:pPr>
        <w:autoSpaceDE w:val="0"/>
        <w:autoSpaceDN w:val="0"/>
        <w:adjustRightInd w:val="0"/>
        <w:contextualSpacing/>
        <w:rPr>
          <w:rFonts w:ascii="Times New Roman" w:hAnsi="Times New Roman" w:cs="Times New Roman"/>
          <w:color w:val="000000" w:themeColor="text1"/>
          <w:sz w:val="20"/>
          <w:szCs w:val="20"/>
        </w:rPr>
      </w:pPr>
      <w:r w:rsidRPr="00427B2F">
        <w:rPr>
          <w:rStyle w:val="FootnoteReference"/>
          <w:rFonts w:ascii="Times New Roman" w:hAnsi="Times New Roman"/>
          <w:sz w:val="20"/>
          <w:szCs w:val="20"/>
        </w:rPr>
        <w:footnoteRef/>
      </w:r>
      <w:r w:rsidRPr="00427B2F">
        <w:rPr>
          <w:rFonts w:ascii="Times New Roman" w:hAnsi="Times New Roman"/>
          <w:sz w:val="20"/>
          <w:szCs w:val="20"/>
        </w:rPr>
        <w:t xml:space="preserve"> </w:t>
      </w:r>
      <w:r w:rsidR="00427B2F" w:rsidRPr="00427B2F">
        <w:rPr>
          <w:rFonts w:ascii="Times New Roman" w:hAnsi="Times New Roman"/>
          <w:color w:val="000000" w:themeColor="text1"/>
          <w:sz w:val="20"/>
          <w:szCs w:val="20"/>
        </w:rPr>
        <w:t>Anderson</w:t>
      </w:r>
      <w:r w:rsidR="00427B2F" w:rsidRPr="00427B2F">
        <w:rPr>
          <w:rFonts w:ascii="Times New Roman" w:hAnsi="Times New Roman"/>
          <w:i/>
          <w:color w:val="000000" w:themeColor="text1"/>
          <w:sz w:val="20"/>
          <w:szCs w:val="20"/>
        </w:rPr>
        <w:t xml:space="preserve">, No East or West, </w:t>
      </w:r>
      <w:r w:rsidRPr="00427B2F">
        <w:rPr>
          <w:rFonts w:ascii="Times New Roman" w:hAnsi="Times New Roman"/>
          <w:sz w:val="20"/>
          <w:szCs w:val="20"/>
        </w:rPr>
        <w:t>53</w:t>
      </w:r>
      <w:r w:rsidR="00066255">
        <w:rPr>
          <w:rFonts w:ascii="Times New Roman" w:hAnsi="Times New Roman"/>
          <w:sz w:val="20"/>
          <w:szCs w:val="20"/>
        </w:rPr>
        <w:t>–</w:t>
      </w:r>
      <w:r w:rsidRPr="00427B2F">
        <w:rPr>
          <w:rFonts w:ascii="Times New Roman" w:hAnsi="Times New Roman"/>
          <w:sz w:val="20"/>
          <w:szCs w:val="20"/>
        </w:rPr>
        <w:t>54</w:t>
      </w:r>
      <w:r w:rsidR="008D243F">
        <w:rPr>
          <w:rFonts w:ascii="Times New Roman" w:hAnsi="Times New Roman"/>
          <w:sz w:val="20"/>
          <w:szCs w:val="20"/>
        </w:rPr>
        <w:t>. F</w:t>
      </w:r>
      <w:r w:rsidR="004214D2" w:rsidRPr="00427B2F">
        <w:rPr>
          <w:rFonts w:ascii="Times New Roman" w:hAnsi="Times New Roman" w:cs="Times New Roman"/>
          <w:color w:val="000000" w:themeColor="text1"/>
          <w:sz w:val="20"/>
          <w:szCs w:val="20"/>
        </w:rPr>
        <w:t>or an assessment of the support of the YMCA for Berdyaev and the influ</w:t>
      </w:r>
      <w:r w:rsidR="00B20A4D" w:rsidRPr="00427B2F">
        <w:rPr>
          <w:rFonts w:ascii="Times New Roman" w:hAnsi="Times New Roman" w:cs="Times New Roman"/>
          <w:color w:val="000000" w:themeColor="text1"/>
          <w:sz w:val="20"/>
          <w:szCs w:val="20"/>
        </w:rPr>
        <w:t>e</w:t>
      </w:r>
      <w:r w:rsidR="004214D2" w:rsidRPr="00427B2F">
        <w:rPr>
          <w:rFonts w:ascii="Times New Roman" w:hAnsi="Times New Roman" w:cs="Times New Roman"/>
          <w:color w:val="000000" w:themeColor="text1"/>
          <w:sz w:val="20"/>
          <w:szCs w:val="20"/>
        </w:rPr>
        <w:t>nce of Berdyaev on readers in the Soviet Union, including Ale</w:t>
      </w:r>
      <w:r w:rsidR="006A05C3" w:rsidRPr="00427B2F">
        <w:rPr>
          <w:rFonts w:ascii="Times New Roman" w:hAnsi="Times New Roman" w:cs="Times New Roman"/>
          <w:color w:val="000000" w:themeColor="text1"/>
          <w:sz w:val="20"/>
          <w:szCs w:val="20"/>
        </w:rPr>
        <w:t>ks</w:t>
      </w:r>
      <w:r w:rsidR="004214D2" w:rsidRPr="00427B2F">
        <w:rPr>
          <w:rFonts w:ascii="Times New Roman" w:hAnsi="Times New Roman" w:cs="Times New Roman"/>
          <w:color w:val="000000" w:themeColor="text1"/>
          <w:sz w:val="20"/>
          <w:szCs w:val="20"/>
        </w:rPr>
        <w:t>andr Solzhenitsyn, see</w:t>
      </w:r>
      <w:r w:rsidR="008D243F">
        <w:rPr>
          <w:rFonts w:ascii="Times New Roman" w:hAnsi="Times New Roman" w:cs="Times New Roman"/>
          <w:color w:val="000000" w:themeColor="text1"/>
          <w:sz w:val="20"/>
          <w:szCs w:val="20"/>
        </w:rPr>
        <w:t xml:space="preserve"> </w:t>
      </w:r>
      <w:r w:rsidR="004214D2" w:rsidRPr="00427B2F">
        <w:rPr>
          <w:rFonts w:ascii="Times New Roman" w:hAnsi="Times New Roman" w:cs="Times New Roman"/>
          <w:color w:val="000000" w:themeColor="text1"/>
          <w:sz w:val="20"/>
          <w:szCs w:val="20"/>
        </w:rPr>
        <w:t xml:space="preserve">Donald E. Davis, “A Reassessment of N. A. Berdyaev,” </w:t>
      </w:r>
      <w:r w:rsidR="004214D2" w:rsidRPr="00427B2F">
        <w:rPr>
          <w:rFonts w:ascii="Times New Roman" w:hAnsi="Times New Roman" w:cs="Times New Roman"/>
          <w:i/>
          <w:iCs/>
          <w:color w:val="000000" w:themeColor="text1"/>
          <w:sz w:val="20"/>
          <w:szCs w:val="20"/>
        </w:rPr>
        <w:t xml:space="preserve">Cithara </w:t>
      </w:r>
      <w:r w:rsidR="004214D2" w:rsidRPr="00427B2F">
        <w:rPr>
          <w:rFonts w:ascii="Times New Roman" w:hAnsi="Times New Roman" w:cs="Times New Roman"/>
          <w:color w:val="000000" w:themeColor="text1"/>
          <w:sz w:val="20"/>
          <w:szCs w:val="20"/>
        </w:rPr>
        <w:t>27 (1987): 41</w:t>
      </w:r>
      <w:r w:rsidR="00066255">
        <w:rPr>
          <w:rFonts w:ascii="Times New Roman" w:hAnsi="Times New Roman" w:cs="Times New Roman"/>
          <w:color w:val="000000" w:themeColor="text1"/>
          <w:sz w:val="20"/>
          <w:szCs w:val="20"/>
        </w:rPr>
        <w:t>–</w:t>
      </w:r>
      <w:r w:rsidR="004214D2" w:rsidRPr="00427B2F">
        <w:rPr>
          <w:rFonts w:ascii="Times New Roman" w:hAnsi="Times New Roman" w:cs="Times New Roman"/>
          <w:color w:val="000000" w:themeColor="text1"/>
          <w:sz w:val="20"/>
          <w:szCs w:val="20"/>
        </w:rPr>
        <w:t>56.</w:t>
      </w:r>
    </w:p>
  </w:footnote>
  <w:footnote w:id="81">
    <w:p w14:paraId="038A680E" w14:textId="31F3246B" w:rsidR="00C44E92" w:rsidRPr="00427B2F" w:rsidRDefault="00C44E92" w:rsidP="00B3377D">
      <w:pPr>
        <w:contextualSpacing/>
        <w:rPr>
          <w:rFonts w:ascii="Times New Roman" w:hAnsi="Times New Roman" w:cs="Times New Roman"/>
          <w:color w:val="000000"/>
          <w:sz w:val="20"/>
          <w:szCs w:val="20"/>
        </w:rPr>
      </w:pPr>
      <w:r w:rsidRPr="00427B2F">
        <w:rPr>
          <w:rStyle w:val="FootnoteReference"/>
          <w:rFonts w:ascii="Times New Roman" w:hAnsi="Times New Roman" w:cs="Times New Roman"/>
          <w:sz w:val="20"/>
          <w:szCs w:val="20"/>
        </w:rPr>
        <w:footnoteRef/>
      </w:r>
      <w:r w:rsidRPr="00427B2F">
        <w:rPr>
          <w:rFonts w:ascii="Times New Roman" w:hAnsi="Times New Roman" w:cs="Times New Roman"/>
          <w:sz w:val="20"/>
          <w:szCs w:val="20"/>
        </w:rPr>
        <w:t xml:space="preserve"> </w:t>
      </w:r>
      <w:r w:rsidR="00427B2F" w:rsidRPr="00427B2F">
        <w:rPr>
          <w:rFonts w:ascii="Times New Roman" w:hAnsi="Times New Roman"/>
          <w:color w:val="000000" w:themeColor="text1"/>
          <w:sz w:val="20"/>
          <w:szCs w:val="20"/>
        </w:rPr>
        <w:t>Anderson</w:t>
      </w:r>
      <w:r w:rsidR="00427B2F" w:rsidRPr="00427B2F">
        <w:rPr>
          <w:rFonts w:ascii="Times New Roman" w:hAnsi="Times New Roman"/>
          <w:i/>
          <w:color w:val="000000" w:themeColor="text1"/>
          <w:sz w:val="20"/>
          <w:szCs w:val="20"/>
        </w:rPr>
        <w:t xml:space="preserve">, No East or West, </w:t>
      </w:r>
      <w:r w:rsidRPr="00427B2F">
        <w:rPr>
          <w:rFonts w:ascii="Times New Roman" w:hAnsi="Times New Roman" w:cs="Times New Roman"/>
          <w:sz w:val="20"/>
          <w:szCs w:val="20"/>
        </w:rPr>
        <w:t>55</w:t>
      </w:r>
      <w:r w:rsidR="008D243F">
        <w:rPr>
          <w:rFonts w:ascii="Times New Roman" w:hAnsi="Times New Roman" w:cs="Times New Roman"/>
          <w:sz w:val="20"/>
          <w:szCs w:val="20"/>
        </w:rPr>
        <w:t>. F</w:t>
      </w:r>
      <w:r w:rsidR="00B3377D" w:rsidRPr="00427B2F">
        <w:rPr>
          <w:rFonts w:ascii="Times New Roman" w:hAnsi="Times New Roman" w:cs="Times New Roman"/>
          <w:sz w:val="20"/>
          <w:szCs w:val="20"/>
        </w:rPr>
        <w:t xml:space="preserve">or discussion of the views and activities of these exiles and the reasons for their expulsion, see Stuart Finkel, </w:t>
      </w:r>
      <w:r w:rsidR="00B3377D" w:rsidRPr="00427B2F">
        <w:rPr>
          <w:rFonts w:ascii="Times New Roman" w:hAnsi="Times New Roman" w:cs="Times New Roman"/>
          <w:i/>
          <w:iCs/>
          <w:sz w:val="20"/>
          <w:szCs w:val="20"/>
        </w:rPr>
        <w:t>On the Ideological Front: The Russian Intelligentsia and the Making of the Soviet</w:t>
      </w:r>
      <w:r w:rsidR="00B3377D" w:rsidRPr="00427B2F">
        <w:rPr>
          <w:rFonts w:ascii="Times New Roman" w:hAnsi="Times New Roman" w:cs="Times New Roman"/>
          <w:sz w:val="20"/>
          <w:szCs w:val="20"/>
        </w:rPr>
        <w:t xml:space="preserve"> </w:t>
      </w:r>
      <w:r w:rsidR="00B3377D" w:rsidRPr="00427B2F">
        <w:rPr>
          <w:rFonts w:ascii="Times New Roman" w:hAnsi="Times New Roman" w:cs="Times New Roman"/>
          <w:i/>
          <w:iCs/>
          <w:sz w:val="20"/>
          <w:szCs w:val="20"/>
        </w:rPr>
        <w:t>Public Sphere</w:t>
      </w:r>
      <w:r w:rsidR="00B3377D" w:rsidRPr="00427B2F">
        <w:rPr>
          <w:rFonts w:ascii="Times New Roman" w:hAnsi="Times New Roman" w:cs="Times New Roman"/>
          <w:sz w:val="20"/>
          <w:szCs w:val="20"/>
        </w:rPr>
        <w:t xml:space="preserve"> (New Haven, C</w:t>
      </w:r>
      <w:r w:rsidR="0038187D">
        <w:rPr>
          <w:rFonts w:ascii="Times New Roman" w:hAnsi="Times New Roman" w:cs="Times New Roman"/>
          <w:sz w:val="20"/>
          <w:szCs w:val="20"/>
        </w:rPr>
        <w:t>T</w:t>
      </w:r>
      <w:r w:rsidR="00B3377D" w:rsidRPr="00427B2F">
        <w:rPr>
          <w:rFonts w:ascii="Times New Roman" w:hAnsi="Times New Roman" w:cs="Times New Roman"/>
          <w:sz w:val="20"/>
          <w:szCs w:val="20"/>
        </w:rPr>
        <w:t>: Yale University Press, 2007)</w:t>
      </w:r>
      <w:r w:rsidR="00A02B96" w:rsidRPr="00427B2F">
        <w:rPr>
          <w:rFonts w:ascii="Times New Roman" w:hAnsi="Times New Roman" w:cs="Times New Roman"/>
          <w:sz w:val="20"/>
          <w:szCs w:val="20"/>
        </w:rPr>
        <w:t xml:space="preserve"> and </w:t>
      </w:r>
      <w:r w:rsidR="00A02B96" w:rsidRPr="00427B2F">
        <w:rPr>
          <w:rFonts w:ascii="Times New Roman" w:hAnsi="Times New Roman" w:cs="Times New Roman"/>
          <w:color w:val="000000"/>
          <w:sz w:val="20"/>
          <w:szCs w:val="20"/>
        </w:rPr>
        <w:t xml:space="preserve">Lesley Chamberlain, </w:t>
      </w:r>
      <w:r w:rsidR="00A02B96" w:rsidRPr="00427B2F">
        <w:rPr>
          <w:rFonts w:ascii="Times New Roman" w:hAnsi="Times New Roman" w:cs="Times New Roman"/>
          <w:i/>
          <w:color w:val="000000"/>
          <w:sz w:val="20"/>
          <w:szCs w:val="20"/>
        </w:rPr>
        <w:t xml:space="preserve">The Philosophy Steamer: Lenin and the Exile of the Intelligentsia </w:t>
      </w:r>
      <w:r w:rsidR="00A02B96" w:rsidRPr="00427B2F">
        <w:rPr>
          <w:rFonts w:ascii="Times New Roman" w:hAnsi="Times New Roman" w:cs="Times New Roman"/>
          <w:iCs/>
          <w:color w:val="000000"/>
          <w:sz w:val="20"/>
          <w:szCs w:val="20"/>
        </w:rPr>
        <w:t>(</w:t>
      </w:r>
      <w:r w:rsidR="00A02B96" w:rsidRPr="00427B2F">
        <w:rPr>
          <w:rFonts w:ascii="Times New Roman" w:hAnsi="Times New Roman" w:cs="Times New Roman"/>
          <w:color w:val="000000"/>
          <w:sz w:val="20"/>
          <w:szCs w:val="20"/>
        </w:rPr>
        <w:t>London: Atlantic Books, 2006).</w:t>
      </w:r>
      <w:r w:rsidRPr="00427B2F">
        <w:rPr>
          <w:rFonts w:ascii="Times New Roman" w:hAnsi="Times New Roman" w:cs="Times New Roman"/>
          <w:color w:val="FF0000"/>
          <w:sz w:val="20"/>
          <w:szCs w:val="20"/>
        </w:rPr>
        <w:t xml:space="preserve"> </w:t>
      </w:r>
    </w:p>
  </w:footnote>
  <w:footnote w:id="82">
    <w:p w14:paraId="6FC6A259" w14:textId="1B771F03" w:rsidR="00C44E92" w:rsidRPr="00427B2F" w:rsidRDefault="00C44E92" w:rsidP="00C44E92">
      <w:pPr>
        <w:pStyle w:val="FootnoteText"/>
        <w:rPr>
          <w:rFonts w:ascii="Times New Roman" w:hAnsi="Times New Roman"/>
        </w:rPr>
      </w:pPr>
      <w:r w:rsidRPr="00427B2F">
        <w:rPr>
          <w:rStyle w:val="FootnoteReference"/>
          <w:rFonts w:ascii="Times New Roman" w:hAnsi="Times New Roman"/>
        </w:rPr>
        <w:footnoteRef/>
      </w:r>
      <w:r w:rsidRPr="00427B2F">
        <w:rPr>
          <w:rFonts w:ascii="Times New Roman" w:hAnsi="Times New Roman"/>
        </w:rPr>
        <w:t xml:space="preserve"> </w:t>
      </w:r>
      <w:r w:rsidR="00427B2F" w:rsidRPr="00427B2F">
        <w:rPr>
          <w:rFonts w:ascii="Times New Roman" w:hAnsi="Times New Roman"/>
          <w:color w:val="000000" w:themeColor="text1"/>
        </w:rPr>
        <w:t>Anderson</w:t>
      </w:r>
      <w:r w:rsidR="00427B2F" w:rsidRPr="00427B2F">
        <w:rPr>
          <w:rFonts w:ascii="Times New Roman" w:hAnsi="Times New Roman"/>
          <w:i/>
          <w:color w:val="000000" w:themeColor="text1"/>
        </w:rPr>
        <w:t xml:space="preserve">, No East or West, </w:t>
      </w:r>
      <w:r w:rsidRPr="00427B2F">
        <w:rPr>
          <w:rFonts w:ascii="Times New Roman" w:hAnsi="Times New Roman"/>
        </w:rPr>
        <w:t>55.</w:t>
      </w:r>
    </w:p>
  </w:footnote>
  <w:footnote w:id="83">
    <w:p w14:paraId="324F1231" w14:textId="1E206820" w:rsidR="00C44E92" w:rsidRPr="00427B2F" w:rsidRDefault="00C44E92" w:rsidP="00E33161">
      <w:pPr>
        <w:contextualSpacing/>
        <w:rPr>
          <w:rFonts w:ascii="Times New Roman" w:hAnsi="Times New Roman" w:cs="Times New Roman"/>
          <w:sz w:val="20"/>
          <w:szCs w:val="20"/>
        </w:rPr>
      </w:pPr>
      <w:r w:rsidRPr="00427B2F">
        <w:rPr>
          <w:rStyle w:val="FootnoteReference"/>
          <w:rFonts w:ascii="Times New Roman" w:hAnsi="Times New Roman" w:cs="Times New Roman"/>
          <w:sz w:val="20"/>
          <w:szCs w:val="20"/>
        </w:rPr>
        <w:footnoteRef/>
      </w:r>
      <w:r w:rsidRPr="00427B2F">
        <w:rPr>
          <w:rFonts w:ascii="Times New Roman" w:hAnsi="Times New Roman" w:cs="Times New Roman"/>
          <w:sz w:val="20"/>
          <w:szCs w:val="20"/>
        </w:rPr>
        <w:t xml:space="preserve"> </w:t>
      </w:r>
      <w:r w:rsidR="00427B2F" w:rsidRPr="00427B2F">
        <w:rPr>
          <w:rFonts w:ascii="Times New Roman" w:hAnsi="Times New Roman"/>
          <w:color w:val="000000" w:themeColor="text1"/>
          <w:sz w:val="20"/>
          <w:szCs w:val="20"/>
        </w:rPr>
        <w:t>Anderson</w:t>
      </w:r>
      <w:r w:rsidR="00427B2F" w:rsidRPr="00427B2F">
        <w:rPr>
          <w:rFonts w:ascii="Times New Roman" w:hAnsi="Times New Roman"/>
          <w:i/>
          <w:color w:val="000000" w:themeColor="text1"/>
          <w:sz w:val="20"/>
          <w:szCs w:val="20"/>
        </w:rPr>
        <w:t xml:space="preserve">, No East or West, </w:t>
      </w:r>
      <w:r w:rsidRPr="00427B2F">
        <w:rPr>
          <w:rFonts w:ascii="Times New Roman" w:hAnsi="Times New Roman" w:cs="Times New Roman"/>
          <w:sz w:val="20"/>
          <w:szCs w:val="20"/>
        </w:rPr>
        <w:t>55</w:t>
      </w:r>
      <w:r w:rsidR="008D243F">
        <w:rPr>
          <w:rFonts w:ascii="Times New Roman" w:hAnsi="Times New Roman" w:cs="Times New Roman"/>
          <w:sz w:val="20"/>
          <w:szCs w:val="20"/>
        </w:rPr>
        <w:t>. F</w:t>
      </w:r>
      <w:r w:rsidR="00EA688C" w:rsidRPr="00427B2F">
        <w:rPr>
          <w:rFonts w:ascii="Times New Roman" w:hAnsi="Times New Roman" w:cs="Times New Roman"/>
          <w:sz w:val="20"/>
          <w:szCs w:val="20"/>
        </w:rPr>
        <w:t>or two early reviews of Berdyaev’s life and work, see</w:t>
      </w:r>
      <w:r w:rsidR="008D243F">
        <w:rPr>
          <w:rFonts w:ascii="Times New Roman" w:hAnsi="Times New Roman" w:cs="Times New Roman"/>
          <w:sz w:val="20"/>
          <w:szCs w:val="20"/>
        </w:rPr>
        <w:t xml:space="preserve"> </w:t>
      </w:r>
      <w:r w:rsidR="00E33161" w:rsidRPr="00427B2F">
        <w:rPr>
          <w:rFonts w:ascii="Times New Roman" w:hAnsi="Times New Roman" w:cs="Times New Roman"/>
          <w:color w:val="000000"/>
          <w:sz w:val="20"/>
          <w:szCs w:val="20"/>
        </w:rPr>
        <w:t xml:space="preserve">Donald A. </w:t>
      </w:r>
      <w:proofErr w:type="spellStart"/>
      <w:r w:rsidR="00E33161" w:rsidRPr="00427B2F">
        <w:rPr>
          <w:rFonts w:ascii="Times New Roman" w:hAnsi="Times New Roman" w:cs="Times New Roman"/>
          <w:color w:val="000000"/>
          <w:sz w:val="20"/>
          <w:szCs w:val="20"/>
        </w:rPr>
        <w:t>Lowrie</w:t>
      </w:r>
      <w:proofErr w:type="spellEnd"/>
      <w:r w:rsidR="00E33161" w:rsidRPr="00427B2F">
        <w:rPr>
          <w:rFonts w:ascii="Times New Roman" w:hAnsi="Times New Roman" w:cs="Times New Roman"/>
          <w:color w:val="000000"/>
          <w:sz w:val="20"/>
          <w:szCs w:val="20"/>
        </w:rPr>
        <w:t xml:space="preserve">, </w:t>
      </w:r>
      <w:r w:rsidR="00E33161" w:rsidRPr="00427B2F">
        <w:rPr>
          <w:rFonts w:ascii="Times New Roman" w:hAnsi="Times New Roman" w:cs="Times New Roman"/>
          <w:i/>
          <w:sz w:val="20"/>
          <w:szCs w:val="20"/>
        </w:rPr>
        <w:t xml:space="preserve">Rebellious Prophet: A Life of Nicolai Berdyaev </w:t>
      </w:r>
      <w:r w:rsidR="00E33161" w:rsidRPr="00427B2F">
        <w:rPr>
          <w:rFonts w:ascii="Times New Roman" w:hAnsi="Times New Roman" w:cs="Times New Roman"/>
          <w:iCs/>
          <w:sz w:val="20"/>
          <w:szCs w:val="20"/>
        </w:rPr>
        <w:t>(</w:t>
      </w:r>
      <w:r w:rsidR="00E33161" w:rsidRPr="00427B2F">
        <w:rPr>
          <w:rFonts w:ascii="Times New Roman" w:hAnsi="Times New Roman" w:cs="Times New Roman"/>
          <w:sz w:val="20"/>
          <w:szCs w:val="20"/>
        </w:rPr>
        <w:t xml:space="preserve">New York: Harper, 1960) and </w:t>
      </w:r>
      <w:r w:rsidR="00E33161" w:rsidRPr="00427B2F">
        <w:rPr>
          <w:rFonts w:ascii="Times New Roman" w:hAnsi="Times New Roman" w:cs="Times New Roman"/>
          <w:color w:val="000000"/>
          <w:sz w:val="20"/>
          <w:szCs w:val="20"/>
        </w:rPr>
        <w:t xml:space="preserve">Michel Alexander </w:t>
      </w:r>
      <w:proofErr w:type="spellStart"/>
      <w:r w:rsidR="00E33161" w:rsidRPr="00427B2F">
        <w:rPr>
          <w:rFonts w:ascii="Times New Roman" w:hAnsi="Times New Roman" w:cs="Times New Roman"/>
          <w:color w:val="000000"/>
          <w:sz w:val="20"/>
          <w:szCs w:val="20"/>
        </w:rPr>
        <w:t>Vallon</w:t>
      </w:r>
      <w:proofErr w:type="spellEnd"/>
      <w:r w:rsidR="00E33161" w:rsidRPr="00427B2F">
        <w:rPr>
          <w:rFonts w:ascii="Times New Roman" w:hAnsi="Times New Roman" w:cs="Times New Roman"/>
          <w:color w:val="000000"/>
          <w:sz w:val="20"/>
          <w:szCs w:val="20"/>
        </w:rPr>
        <w:t xml:space="preserve">, </w:t>
      </w:r>
      <w:r w:rsidR="00E33161" w:rsidRPr="00427B2F">
        <w:rPr>
          <w:rFonts w:ascii="Times New Roman" w:hAnsi="Times New Roman" w:cs="Times New Roman"/>
          <w:i/>
          <w:iCs/>
          <w:color w:val="000000"/>
          <w:sz w:val="20"/>
          <w:szCs w:val="20"/>
        </w:rPr>
        <w:t>An Apostle of Freedom: Life and Teachings of Nicolas</w:t>
      </w:r>
      <w:r w:rsidR="00E33161" w:rsidRPr="00427B2F">
        <w:rPr>
          <w:rFonts w:ascii="Times New Roman" w:hAnsi="Times New Roman" w:cs="Times New Roman"/>
          <w:sz w:val="20"/>
          <w:szCs w:val="20"/>
        </w:rPr>
        <w:t xml:space="preserve"> </w:t>
      </w:r>
      <w:r w:rsidR="00E33161" w:rsidRPr="00427B2F">
        <w:rPr>
          <w:rFonts w:ascii="Times New Roman" w:hAnsi="Times New Roman" w:cs="Times New Roman"/>
          <w:i/>
          <w:iCs/>
          <w:color w:val="000000"/>
          <w:sz w:val="20"/>
          <w:szCs w:val="20"/>
        </w:rPr>
        <w:t xml:space="preserve">Berdyaev </w:t>
      </w:r>
      <w:r w:rsidR="00E33161" w:rsidRPr="00427B2F">
        <w:rPr>
          <w:rFonts w:ascii="Times New Roman" w:hAnsi="Times New Roman" w:cs="Times New Roman"/>
          <w:color w:val="000000"/>
          <w:sz w:val="20"/>
          <w:szCs w:val="20"/>
        </w:rPr>
        <w:t>(New York: Philosophical Library, 1960).</w:t>
      </w:r>
      <w:r w:rsidR="00EB2F61">
        <w:rPr>
          <w:rFonts w:ascii="Times New Roman" w:hAnsi="Times New Roman" w:cs="Times New Roman"/>
          <w:color w:val="000000"/>
          <w:sz w:val="20"/>
          <w:szCs w:val="20"/>
        </w:rPr>
        <w:t xml:space="preserve"> For a more recent reflection, </w:t>
      </w:r>
      <w:r w:rsidR="00EB2F61">
        <w:rPr>
          <w:rFonts w:ascii="Times New Roman" w:hAnsi="Times New Roman" w:cs="Times New Roman"/>
          <w:sz w:val="20"/>
          <w:szCs w:val="20"/>
        </w:rPr>
        <w:t>s</w:t>
      </w:r>
      <w:r w:rsidR="00EB2F61" w:rsidRPr="00672FB6">
        <w:rPr>
          <w:rFonts w:ascii="Times New Roman" w:hAnsi="Times New Roman" w:cs="Times New Roman"/>
          <w:sz w:val="20"/>
          <w:szCs w:val="20"/>
        </w:rPr>
        <w:t xml:space="preserve">ee Lisa Radakovich </w:t>
      </w:r>
      <w:proofErr w:type="spellStart"/>
      <w:r w:rsidR="00EB2F61" w:rsidRPr="00672FB6">
        <w:rPr>
          <w:rFonts w:ascii="Times New Roman" w:hAnsi="Times New Roman" w:cs="Times New Roman"/>
          <w:sz w:val="20"/>
          <w:szCs w:val="20"/>
        </w:rPr>
        <w:t>Holsberg</w:t>
      </w:r>
      <w:proofErr w:type="spellEnd"/>
      <w:r w:rsidR="00EB2F61" w:rsidRPr="00672FB6">
        <w:rPr>
          <w:rFonts w:ascii="Times New Roman" w:hAnsi="Times New Roman" w:cs="Times New Roman"/>
          <w:sz w:val="20"/>
          <w:szCs w:val="20"/>
        </w:rPr>
        <w:t>, “Creative Act: Nikolai Berdyaev and the Spiritual and Intellectual World of a Russian Philosopher in Exile, 1922</w:t>
      </w:r>
      <w:r w:rsidR="00066255">
        <w:rPr>
          <w:rFonts w:ascii="Times New Roman" w:hAnsi="Times New Roman" w:cs="Times New Roman"/>
          <w:sz w:val="20"/>
          <w:szCs w:val="20"/>
        </w:rPr>
        <w:t>–</w:t>
      </w:r>
      <w:r w:rsidR="00EB2F61" w:rsidRPr="00672FB6">
        <w:rPr>
          <w:rFonts w:ascii="Times New Roman" w:hAnsi="Times New Roman" w:cs="Times New Roman"/>
          <w:sz w:val="20"/>
          <w:szCs w:val="20"/>
        </w:rPr>
        <w:t xml:space="preserve">1948” </w:t>
      </w:r>
      <w:r w:rsidR="00EB2F61">
        <w:rPr>
          <w:rFonts w:ascii="Times New Roman" w:hAnsi="Times New Roman" w:cs="Times New Roman"/>
          <w:sz w:val="20"/>
          <w:szCs w:val="20"/>
        </w:rPr>
        <w:t>(</w:t>
      </w:r>
      <w:r w:rsidR="00EB2F61" w:rsidRPr="00672FB6">
        <w:rPr>
          <w:rFonts w:ascii="Times New Roman" w:hAnsi="Times New Roman" w:cs="Times New Roman"/>
          <w:sz w:val="20"/>
          <w:szCs w:val="20"/>
        </w:rPr>
        <w:t>Ph</w:t>
      </w:r>
      <w:r w:rsidR="00EB2F61">
        <w:rPr>
          <w:rFonts w:ascii="Times New Roman" w:hAnsi="Times New Roman" w:cs="Times New Roman"/>
          <w:sz w:val="20"/>
          <w:szCs w:val="20"/>
        </w:rPr>
        <w:t>.</w:t>
      </w:r>
      <w:r w:rsidR="00EB2F61" w:rsidRPr="00672FB6">
        <w:rPr>
          <w:rFonts w:ascii="Times New Roman" w:hAnsi="Times New Roman" w:cs="Times New Roman"/>
          <w:sz w:val="20"/>
          <w:szCs w:val="20"/>
        </w:rPr>
        <w:t>D</w:t>
      </w:r>
      <w:r w:rsidR="00EB2F61">
        <w:rPr>
          <w:rFonts w:ascii="Times New Roman" w:hAnsi="Times New Roman" w:cs="Times New Roman"/>
          <w:sz w:val="20"/>
          <w:szCs w:val="20"/>
        </w:rPr>
        <w:t>.</w:t>
      </w:r>
      <w:r w:rsidR="00EB2F61" w:rsidRPr="00672FB6">
        <w:rPr>
          <w:rFonts w:ascii="Times New Roman" w:hAnsi="Times New Roman" w:cs="Times New Roman"/>
          <w:sz w:val="20"/>
          <w:szCs w:val="20"/>
        </w:rPr>
        <w:t xml:space="preserve"> diss</w:t>
      </w:r>
      <w:r w:rsidR="00EB2F61">
        <w:rPr>
          <w:rFonts w:ascii="Times New Roman" w:hAnsi="Times New Roman" w:cs="Times New Roman"/>
          <w:sz w:val="20"/>
          <w:szCs w:val="20"/>
        </w:rPr>
        <w:t>.</w:t>
      </w:r>
      <w:r w:rsidR="00EB2F61" w:rsidRPr="00672FB6">
        <w:rPr>
          <w:rFonts w:ascii="Times New Roman" w:hAnsi="Times New Roman" w:cs="Times New Roman"/>
          <w:sz w:val="20"/>
          <w:szCs w:val="20"/>
        </w:rPr>
        <w:t>, Fordham University, 2021</w:t>
      </w:r>
      <w:r w:rsidR="00EB2F61">
        <w:rPr>
          <w:rFonts w:ascii="Times New Roman" w:hAnsi="Times New Roman" w:cs="Times New Roman"/>
          <w:sz w:val="20"/>
          <w:szCs w:val="20"/>
        </w:rPr>
        <w:t>)</w:t>
      </w:r>
      <w:r w:rsidR="00EB2F61" w:rsidRPr="00672FB6">
        <w:rPr>
          <w:rFonts w:ascii="Times New Roman" w:hAnsi="Times New Roman" w:cs="Times New Roman"/>
          <w:sz w:val="20"/>
          <w:szCs w:val="20"/>
        </w:rPr>
        <w:t>.</w:t>
      </w:r>
    </w:p>
  </w:footnote>
  <w:footnote w:id="84">
    <w:p w14:paraId="1E799DF8" w14:textId="72E74C10" w:rsidR="00C44E92" w:rsidRPr="00427B2F" w:rsidRDefault="00C44E92" w:rsidP="00C44E92">
      <w:pPr>
        <w:pStyle w:val="FootnoteText"/>
        <w:rPr>
          <w:rFonts w:ascii="Times New Roman" w:hAnsi="Times New Roman"/>
        </w:rPr>
      </w:pPr>
      <w:r w:rsidRPr="00427B2F">
        <w:rPr>
          <w:rStyle w:val="FootnoteReference"/>
          <w:rFonts w:ascii="Times New Roman" w:hAnsi="Times New Roman"/>
        </w:rPr>
        <w:footnoteRef/>
      </w:r>
      <w:r w:rsidRPr="00427B2F">
        <w:rPr>
          <w:rFonts w:ascii="Times New Roman" w:hAnsi="Times New Roman"/>
        </w:rPr>
        <w:t xml:space="preserve"> </w:t>
      </w:r>
      <w:r w:rsidR="00427B2F" w:rsidRPr="00427B2F">
        <w:rPr>
          <w:rFonts w:ascii="Times New Roman" w:hAnsi="Times New Roman"/>
          <w:color w:val="000000" w:themeColor="text1"/>
        </w:rPr>
        <w:t>Anderson</w:t>
      </w:r>
      <w:r w:rsidR="00427B2F" w:rsidRPr="00427B2F">
        <w:rPr>
          <w:rFonts w:ascii="Times New Roman" w:hAnsi="Times New Roman"/>
          <w:i/>
          <w:color w:val="000000" w:themeColor="text1"/>
        </w:rPr>
        <w:t xml:space="preserve">, No East or West, </w:t>
      </w:r>
      <w:r w:rsidRPr="00427B2F">
        <w:rPr>
          <w:rFonts w:ascii="Times New Roman" w:hAnsi="Times New Roman"/>
        </w:rPr>
        <w:t>55.</w:t>
      </w:r>
    </w:p>
  </w:footnote>
  <w:footnote w:id="85">
    <w:p w14:paraId="3AAE0777" w14:textId="1C0E31C8" w:rsidR="00C44E92" w:rsidRPr="00A50F54" w:rsidRDefault="00C44E92" w:rsidP="00F16512">
      <w:pPr>
        <w:pStyle w:val="PlainText"/>
        <w:contextualSpacing/>
        <w:rPr>
          <w:rFonts w:ascii="Times New Roman" w:hAnsi="Times New Roman"/>
          <w:iCs/>
          <w:sz w:val="20"/>
        </w:rPr>
      </w:pPr>
      <w:r w:rsidRPr="00A50F54">
        <w:rPr>
          <w:rStyle w:val="FootnoteReference"/>
          <w:rFonts w:ascii="Times New Roman" w:hAnsi="Times New Roman"/>
          <w:sz w:val="20"/>
        </w:rPr>
        <w:footnoteRef/>
      </w:r>
      <w:r w:rsidRPr="00A50F54">
        <w:rPr>
          <w:rFonts w:ascii="Times New Roman" w:hAnsi="Times New Roman"/>
          <w:sz w:val="20"/>
        </w:rPr>
        <w:t xml:space="preserve"> </w:t>
      </w:r>
      <w:r w:rsidR="00A50F54" w:rsidRPr="00A50F54">
        <w:rPr>
          <w:rFonts w:ascii="Times New Roman" w:hAnsi="Times New Roman"/>
          <w:color w:val="000000" w:themeColor="text1"/>
          <w:sz w:val="20"/>
        </w:rPr>
        <w:t>Anderson</w:t>
      </w:r>
      <w:r w:rsidR="00A50F54" w:rsidRPr="00A50F54">
        <w:rPr>
          <w:rFonts w:ascii="Times New Roman" w:hAnsi="Times New Roman"/>
          <w:i/>
          <w:color w:val="000000" w:themeColor="text1"/>
          <w:sz w:val="20"/>
        </w:rPr>
        <w:t xml:space="preserve">, No East or West, </w:t>
      </w:r>
      <w:r w:rsidRPr="00A50F54">
        <w:rPr>
          <w:rFonts w:ascii="Times New Roman" w:hAnsi="Times New Roman"/>
          <w:sz w:val="20"/>
        </w:rPr>
        <w:t>56</w:t>
      </w:r>
      <w:r w:rsidR="008D243F">
        <w:rPr>
          <w:rFonts w:ascii="Times New Roman" w:hAnsi="Times New Roman"/>
          <w:sz w:val="20"/>
        </w:rPr>
        <w:t>. S</w:t>
      </w:r>
      <w:r w:rsidR="00F16512" w:rsidRPr="00A50F54">
        <w:rPr>
          <w:rFonts w:ascii="Times New Roman" w:hAnsi="Times New Roman"/>
          <w:iCs/>
          <w:sz w:val="20"/>
        </w:rPr>
        <w:t xml:space="preserve">ee Catherine </w:t>
      </w:r>
      <w:proofErr w:type="spellStart"/>
      <w:r w:rsidR="00F16512" w:rsidRPr="00A50F54">
        <w:rPr>
          <w:rFonts w:ascii="Times New Roman" w:hAnsi="Times New Roman"/>
          <w:iCs/>
          <w:sz w:val="20"/>
        </w:rPr>
        <w:t>Evtuhov</w:t>
      </w:r>
      <w:proofErr w:type="spellEnd"/>
      <w:r w:rsidR="00F16512" w:rsidRPr="00A50F54">
        <w:rPr>
          <w:rFonts w:ascii="Times New Roman" w:hAnsi="Times New Roman"/>
          <w:iCs/>
          <w:sz w:val="20"/>
        </w:rPr>
        <w:t xml:space="preserve">, </w:t>
      </w:r>
      <w:r w:rsidR="00F16512" w:rsidRPr="00A50F54">
        <w:rPr>
          <w:rFonts w:ascii="Times New Roman" w:hAnsi="Times New Roman"/>
          <w:i/>
          <w:sz w:val="20"/>
        </w:rPr>
        <w:t xml:space="preserve">The Cross and the Sickle: Sergei Bulgakov and the Fate of Russian Religious Philosophy </w:t>
      </w:r>
      <w:r w:rsidR="00F16512" w:rsidRPr="00A50F54">
        <w:rPr>
          <w:rFonts w:ascii="Times New Roman" w:hAnsi="Times New Roman"/>
          <w:iCs/>
          <w:sz w:val="20"/>
        </w:rPr>
        <w:t>(Ithaca, NY: Cornell University Press, 1997)</w:t>
      </w:r>
      <w:r w:rsidR="0038187D">
        <w:rPr>
          <w:rFonts w:ascii="Times New Roman" w:hAnsi="Times New Roman"/>
          <w:iCs/>
          <w:sz w:val="20"/>
        </w:rPr>
        <w:t xml:space="preserve">; </w:t>
      </w:r>
      <w:r w:rsidR="00F16512" w:rsidRPr="00A50F54">
        <w:rPr>
          <w:rFonts w:ascii="Times New Roman" w:hAnsi="Times New Roman"/>
          <w:iCs/>
          <w:sz w:val="20"/>
        </w:rPr>
        <w:t xml:space="preserve">Robert Bird, </w:t>
      </w:r>
      <w:r w:rsidR="00F16512" w:rsidRPr="00A50F54">
        <w:rPr>
          <w:rFonts w:ascii="Times New Roman" w:hAnsi="Times New Roman"/>
          <w:sz w:val="20"/>
        </w:rPr>
        <w:t xml:space="preserve">“In </w:t>
      </w:r>
      <w:proofErr w:type="spellStart"/>
      <w:r w:rsidR="00F16512" w:rsidRPr="00A50F54">
        <w:rPr>
          <w:rFonts w:ascii="Times New Roman" w:hAnsi="Times New Roman"/>
          <w:sz w:val="20"/>
        </w:rPr>
        <w:t>Partibus</w:t>
      </w:r>
      <w:proofErr w:type="spellEnd"/>
      <w:r w:rsidR="00F16512" w:rsidRPr="00A50F54">
        <w:rPr>
          <w:rFonts w:ascii="Times New Roman" w:hAnsi="Times New Roman"/>
          <w:sz w:val="20"/>
        </w:rPr>
        <w:t xml:space="preserve"> </w:t>
      </w:r>
      <w:proofErr w:type="spellStart"/>
      <w:r w:rsidR="00F16512" w:rsidRPr="00A50F54">
        <w:rPr>
          <w:rFonts w:ascii="Times New Roman" w:hAnsi="Times New Roman"/>
          <w:sz w:val="20"/>
        </w:rPr>
        <w:t>Infidelium</w:t>
      </w:r>
      <w:proofErr w:type="spellEnd"/>
      <w:r w:rsidR="00F16512" w:rsidRPr="00A50F54">
        <w:rPr>
          <w:rFonts w:ascii="Times New Roman" w:hAnsi="Times New Roman"/>
          <w:sz w:val="20"/>
        </w:rPr>
        <w:t>: Sergius Bulgakov and the YMCA (1906</w:t>
      </w:r>
      <w:r w:rsidR="00066255">
        <w:rPr>
          <w:rFonts w:ascii="Times New Roman" w:hAnsi="Times New Roman"/>
          <w:sz w:val="20"/>
        </w:rPr>
        <w:t>–</w:t>
      </w:r>
      <w:r w:rsidR="00F16512" w:rsidRPr="00A50F54">
        <w:rPr>
          <w:rFonts w:ascii="Times New Roman" w:hAnsi="Times New Roman"/>
          <w:sz w:val="20"/>
        </w:rPr>
        <w:t xml:space="preserve">1940),” </w:t>
      </w:r>
      <w:proofErr w:type="spellStart"/>
      <w:r w:rsidR="00F16512" w:rsidRPr="00A50F54">
        <w:rPr>
          <w:rFonts w:ascii="Times New Roman" w:hAnsi="Times New Roman"/>
          <w:i/>
          <w:sz w:val="20"/>
        </w:rPr>
        <w:t>Symposion</w:t>
      </w:r>
      <w:proofErr w:type="spellEnd"/>
      <w:r w:rsidR="00F16512" w:rsidRPr="00A50F54">
        <w:rPr>
          <w:rFonts w:ascii="Times New Roman" w:hAnsi="Times New Roman"/>
          <w:sz w:val="20"/>
        </w:rPr>
        <w:t xml:space="preserve"> 1 (1996): 93</w:t>
      </w:r>
      <w:r w:rsidR="00066255">
        <w:rPr>
          <w:rFonts w:ascii="Times New Roman" w:hAnsi="Times New Roman"/>
          <w:sz w:val="20"/>
        </w:rPr>
        <w:t>–</w:t>
      </w:r>
      <w:r w:rsidR="00F16512" w:rsidRPr="00A50F54">
        <w:rPr>
          <w:rFonts w:ascii="Times New Roman" w:hAnsi="Times New Roman"/>
          <w:sz w:val="20"/>
        </w:rPr>
        <w:t>121</w:t>
      </w:r>
      <w:r w:rsidR="0038187D">
        <w:rPr>
          <w:rFonts w:ascii="Times New Roman" w:hAnsi="Times New Roman"/>
          <w:sz w:val="20"/>
        </w:rPr>
        <w:t xml:space="preserve">; </w:t>
      </w:r>
      <w:r w:rsidR="00F16512" w:rsidRPr="00A50F54">
        <w:rPr>
          <w:rFonts w:ascii="Times New Roman" w:hAnsi="Times New Roman"/>
          <w:sz w:val="20"/>
        </w:rPr>
        <w:t>and Robert Bird,</w:t>
      </w:r>
      <w:r w:rsidR="00F16512" w:rsidRPr="00A50F54">
        <w:rPr>
          <w:rFonts w:ascii="Times New Roman" w:hAnsi="Times New Roman"/>
          <w:color w:val="000000"/>
          <w:sz w:val="20"/>
        </w:rPr>
        <w:t xml:space="preserve"> “YMCA i </w:t>
      </w:r>
      <w:proofErr w:type="spellStart"/>
      <w:r w:rsidR="00F16512" w:rsidRPr="00A50F54">
        <w:rPr>
          <w:rFonts w:ascii="Times New Roman" w:hAnsi="Times New Roman"/>
          <w:color w:val="000000"/>
          <w:sz w:val="20"/>
        </w:rPr>
        <w:t>sud’by</w:t>
      </w:r>
      <w:proofErr w:type="spellEnd"/>
      <w:r w:rsidR="00F16512" w:rsidRPr="00A50F54">
        <w:rPr>
          <w:rFonts w:ascii="Times New Roman" w:hAnsi="Times New Roman"/>
          <w:color w:val="000000"/>
          <w:sz w:val="20"/>
        </w:rPr>
        <w:t xml:space="preserve"> </w:t>
      </w:r>
      <w:proofErr w:type="spellStart"/>
      <w:r w:rsidR="00F16512" w:rsidRPr="00A50F54">
        <w:rPr>
          <w:rFonts w:ascii="Times New Roman" w:hAnsi="Times New Roman"/>
          <w:color w:val="000000"/>
          <w:sz w:val="20"/>
        </w:rPr>
        <w:t>russkoi</w:t>
      </w:r>
      <w:proofErr w:type="spellEnd"/>
      <w:r w:rsidR="00F16512" w:rsidRPr="00A50F54">
        <w:rPr>
          <w:rFonts w:ascii="Times New Roman" w:hAnsi="Times New Roman"/>
          <w:color w:val="000000"/>
          <w:sz w:val="20"/>
        </w:rPr>
        <w:t xml:space="preserve"> </w:t>
      </w:r>
      <w:proofErr w:type="spellStart"/>
      <w:r w:rsidR="00F16512" w:rsidRPr="00A50F54">
        <w:rPr>
          <w:rFonts w:ascii="Times New Roman" w:hAnsi="Times New Roman"/>
          <w:color w:val="000000"/>
          <w:sz w:val="20"/>
        </w:rPr>
        <w:t>religioznoi</w:t>
      </w:r>
      <w:proofErr w:type="spellEnd"/>
      <w:r w:rsidR="00F16512" w:rsidRPr="00A50F54">
        <w:rPr>
          <w:rFonts w:ascii="Times New Roman" w:hAnsi="Times New Roman"/>
          <w:color w:val="000000"/>
          <w:sz w:val="20"/>
        </w:rPr>
        <w:t xml:space="preserve"> </w:t>
      </w:r>
      <w:proofErr w:type="spellStart"/>
      <w:r w:rsidR="00F16512" w:rsidRPr="00A50F54">
        <w:rPr>
          <w:rFonts w:ascii="Times New Roman" w:hAnsi="Times New Roman"/>
          <w:color w:val="000000"/>
          <w:sz w:val="20"/>
        </w:rPr>
        <w:t>mysli</w:t>
      </w:r>
      <w:proofErr w:type="spellEnd"/>
      <w:r w:rsidR="00F16512" w:rsidRPr="00A50F54">
        <w:rPr>
          <w:rFonts w:ascii="Times New Roman" w:hAnsi="Times New Roman"/>
          <w:color w:val="000000"/>
          <w:sz w:val="20"/>
        </w:rPr>
        <w:t xml:space="preserve"> (1906</w:t>
      </w:r>
      <w:r w:rsidR="00066255">
        <w:rPr>
          <w:rFonts w:ascii="Times New Roman" w:hAnsi="Times New Roman"/>
          <w:color w:val="000000"/>
          <w:sz w:val="20"/>
        </w:rPr>
        <w:t>–</w:t>
      </w:r>
      <w:r w:rsidR="00F16512" w:rsidRPr="00A50F54">
        <w:rPr>
          <w:rFonts w:ascii="Times New Roman" w:hAnsi="Times New Roman"/>
          <w:color w:val="000000"/>
          <w:sz w:val="20"/>
        </w:rPr>
        <w:t xml:space="preserve">1947),” in </w:t>
      </w:r>
      <w:r w:rsidR="00F16512" w:rsidRPr="00A50F54">
        <w:rPr>
          <w:rFonts w:ascii="Times New Roman" w:hAnsi="Times New Roman"/>
          <w:i/>
          <w:color w:val="000000"/>
          <w:sz w:val="20"/>
        </w:rPr>
        <w:t xml:space="preserve">Issledovaniia po </w:t>
      </w:r>
      <w:proofErr w:type="spellStart"/>
      <w:r w:rsidR="00F16512" w:rsidRPr="00A50F54">
        <w:rPr>
          <w:rFonts w:ascii="Times New Roman" w:hAnsi="Times New Roman"/>
          <w:i/>
          <w:color w:val="000000"/>
          <w:sz w:val="20"/>
        </w:rPr>
        <w:t>istorii</w:t>
      </w:r>
      <w:proofErr w:type="spellEnd"/>
      <w:r w:rsidR="00F16512" w:rsidRPr="00A50F54">
        <w:rPr>
          <w:rFonts w:ascii="Times New Roman" w:hAnsi="Times New Roman"/>
          <w:iCs/>
          <w:sz w:val="20"/>
        </w:rPr>
        <w:t xml:space="preserve"> </w:t>
      </w:r>
      <w:proofErr w:type="spellStart"/>
      <w:r w:rsidR="00F16512" w:rsidRPr="00A50F54">
        <w:rPr>
          <w:rFonts w:ascii="Times New Roman" w:hAnsi="Times New Roman"/>
          <w:i/>
          <w:color w:val="000000"/>
          <w:sz w:val="20"/>
        </w:rPr>
        <w:t>russkoi</w:t>
      </w:r>
      <w:proofErr w:type="spellEnd"/>
      <w:r w:rsidR="00F16512" w:rsidRPr="00A50F54">
        <w:rPr>
          <w:rFonts w:ascii="Times New Roman" w:hAnsi="Times New Roman"/>
          <w:i/>
          <w:color w:val="000000"/>
          <w:sz w:val="20"/>
        </w:rPr>
        <w:t xml:space="preserve"> </w:t>
      </w:r>
      <w:proofErr w:type="spellStart"/>
      <w:r w:rsidR="00F16512" w:rsidRPr="00A50F54">
        <w:rPr>
          <w:rFonts w:ascii="Times New Roman" w:hAnsi="Times New Roman"/>
          <w:i/>
          <w:color w:val="000000"/>
          <w:sz w:val="20"/>
        </w:rPr>
        <w:t>mysli</w:t>
      </w:r>
      <w:proofErr w:type="spellEnd"/>
      <w:r w:rsidR="00F16512" w:rsidRPr="00A50F54">
        <w:rPr>
          <w:rFonts w:ascii="Times New Roman" w:hAnsi="Times New Roman"/>
          <w:i/>
          <w:color w:val="000000"/>
          <w:sz w:val="20"/>
        </w:rPr>
        <w:t xml:space="preserve">: Ezhegodnik za 2000, </w:t>
      </w:r>
      <w:r w:rsidR="00F16512" w:rsidRPr="00A50F54">
        <w:rPr>
          <w:rFonts w:ascii="Times New Roman" w:hAnsi="Times New Roman"/>
          <w:color w:val="000000"/>
          <w:sz w:val="20"/>
        </w:rPr>
        <w:t xml:space="preserve">ed. M. A. </w:t>
      </w:r>
      <w:proofErr w:type="spellStart"/>
      <w:r w:rsidR="00F16512" w:rsidRPr="00A50F54">
        <w:rPr>
          <w:rFonts w:ascii="Times New Roman" w:hAnsi="Times New Roman"/>
          <w:color w:val="000000"/>
          <w:sz w:val="20"/>
        </w:rPr>
        <w:t>Korelov</w:t>
      </w:r>
      <w:proofErr w:type="spellEnd"/>
      <w:r w:rsidR="00F16512" w:rsidRPr="00A50F54">
        <w:rPr>
          <w:rFonts w:ascii="Times New Roman" w:hAnsi="Times New Roman"/>
          <w:color w:val="000000"/>
          <w:sz w:val="20"/>
        </w:rPr>
        <w:t xml:space="preserve"> (Moscow: OGI, 2000)</w:t>
      </w:r>
      <w:r w:rsidR="008D243F">
        <w:rPr>
          <w:rFonts w:ascii="Times New Roman" w:hAnsi="Times New Roman"/>
          <w:color w:val="000000"/>
          <w:sz w:val="20"/>
        </w:rPr>
        <w:t xml:space="preserve">, </w:t>
      </w:r>
      <w:r w:rsidR="008D243F" w:rsidRPr="00A50F54">
        <w:rPr>
          <w:rFonts w:ascii="Times New Roman" w:hAnsi="Times New Roman"/>
          <w:color w:val="000000"/>
          <w:sz w:val="20"/>
        </w:rPr>
        <w:t>165</w:t>
      </w:r>
      <w:r w:rsidR="00066255">
        <w:rPr>
          <w:rFonts w:ascii="Times New Roman" w:hAnsi="Times New Roman"/>
          <w:color w:val="000000"/>
          <w:sz w:val="20"/>
        </w:rPr>
        <w:t>–</w:t>
      </w:r>
      <w:r w:rsidR="008D243F" w:rsidRPr="00A50F54">
        <w:rPr>
          <w:rFonts w:ascii="Times New Roman" w:hAnsi="Times New Roman"/>
          <w:color w:val="000000"/>
          <w:sz w:val="20"/>
        </w:rPr>
        <w:t>223</w:t>
      </w:r>
      <w:r w:rsidR="008D243F">
        <w:rPr>
          <w:rFonts w:ascii="Times New Roman" w:hAnsi="Times New Roman"/>
          <w:color w:val="000000"/>
          <w:sz w:val="20"/>
        </w:rPr>
        <w:t>.</w:t>
      </w:r>
    </w:p>
  </w:footnote>
  <w:footnote w:id="86">
    <w:p w14:paraId="416127F0" w14:textId="1A9B9611" w:rsidR="00C44E92" w:rsidRPr="00A50F54" w:rsidRDefault="00C44E92" w:rsidP="00C44E92">
      <w:pPr>
        <w:pStyle w:val="FootnoteText"/>
        <w:rPr>
          <w:rFonts w:ascii="Times New Roman" w:hAnsi="Times New Roman"/>
        </w:rPr>
      </w:pPr>
      <w:r w:rsidRPr="00A50F54">
        <w:rPr>
          <w:rStyle w:val="FootnoteReference"/>
          <w:rFonts w:ascii="Times New Roman" w:hAnsi="Times New Roman"/>
        </w:rPr>
        <w:footnoteRef/>
      </w:r>
      <w:r w:rsidRPr="00A50F54">
        <w:rPr>
          <w:rFonts w:ascii="Times New Roman" w:hAnsi="Times New Roman"/>
        </w:rPr>
        <w:t xml:space="preserve"> </w:t>
      </w:r>
      <w:r w:rsidR="00A50F54" w:rsidRPr="00A50F54">
        <w:rPr>
          <w:rFonts w:ascii="Times New Roman" w:hAnsi="Times New Roman"/>
          <w:color w:val="000000" w:themeColor="text1"/>
        </w:rPr>
        <w:t>Anderson</w:t>
      </w:r>
      <w:r w:rsidR="00A50F54" w:rsidRPr="00A50F54">
        <w:rPr>
          <w:rFonts w:ascii="Times New Roman" w:hAnsi="Times New Roman"/>
          <w:i/>
          <w:color w:val="000000" w:themeColor="text1"/>
        </w:rPr>
        <w:t xml:space="preserve">, No East or West, </w:t>
      </w:r>
      <w:r w:rsidRPr="00A50F54">
        <w:rPr>
          <w:rFonts w:ascii="Times New Roman" w:hAnsi="Times New Roman"/>
        </w:rPr>
        <w:t>57.</w:t>
      </w:r>
    </w:p>
  </w:footnote>
  <w:footnote w:id="87">
    <w:p w14:paraId="4745F582" w14:textId="4185EAD1" w:rsidR="00C44E92" w:rsidRPr="00A50F54" w:rsidRDefault="00C44E92" w:rsidP="00C44E92">
      <w:pPr>
        <w:pStyle w:val="FootnoteText"/>
        <w:rPr>
          <w:rFonts w:ascii="Times New Roman" w:hAnsi="Times New Roman"/>
        </w:rPr>
      </w:pPr>
      <w:r w:rsidRPr="00A50F54">
        <w:rPr>
          <w:rStyle w:val="FootnoteReference"/>
          <w:rFonts w:ascii="Times New Roman" w:hAnsi="Times New Roman"/>
        </w:rPr>
        <w:footnoteRef/>
      </w:r>
      <w:r w:rsidRPr="00A50F54">
        <w:rPr>
          <w:rFonts w:ascii="Times New Roman" w:hAnsi="Times New Roman"/>
        </w:rPr>
        <w:t xml:space="preserve"> </w:t>
      </w:r>
      <w:r w:rsidR="00D86BC6">
        <w:rPr>
          <w:rFonts w:ascii="Times New Roman" w:hAnsi="Times New Roman"/>
          <w:color w:val="000000" w:themeColor="text1"/>
        </w:rPr>
        <w:t>Ibid</w:t>
      </w:r>
      <w:r w:rsidRPr="00A50F54">
        <w:rPr>
          <w:rFonts w:ascii="Times New Roman" w:hAnsi="Times New Roman"/>
        </w:rPr>
        <w:t>.</w:t>
      </w:r>
    </w:p>
  </w:footnote>
  <w:footnote w:id="88">
    <w:p w14:paraId="61E85577" w14:textId="4421033C" w:rsidR="00C44E92" w:rsidRPr="00A50F54" w:rsidRDefault="00C44E92" w:rsidP="00C44E92">
      <w:pPr>
        <w:pStyle w:val="FootnoteText"/>
        <w:rPr>
          <w:rFonts w:ascii="Times New Roman" w:hAnsi="Times New Roman"/>
        </w:rPr>
      </w:pPr>
      <w:r w:rsidRPr="00A50F54">
        <w:rPr>
          <w:rStyle w:val="FootnoteReference"/>
          <w:rFonts w:ascii="Times New Roman" w:hAnsi="Times New Roman"/>
        </w:rPr>
        <w:footnoteRef/>
      </w:r>
      <w:r w:rsidRPr="00A50F54">
        <w:rPr>
          <w:rFonts w:ascii="Times New Roman" w:hAnsi="Times New Roman"/>
        </w:rPr>
        <w:t xml:space="preserve"> </w:t>
      </w:r>
      <w:r w:rsidR="00D86BC6">
        <w:rPr>
          <w:rFonts w:ascii="Times New Roman" w:hAnsi="Times New Roman"/>
          <w:color w:val="000000" w:themeColor="text1"/>
        </w:rPr>
        <w:t>Ibid.</w:t>
      </w:r>
      <w:r w:rsidR="00A50F54" w:rsidRPr="00A50F54">
        <w:rPr>
          <w:rFonts w:ascii="Times New Roman" w:hAnsi="Times New Roman"/>
          <w:i/>
          <w:color w:val="000000" w:themeColor="text1"/>
        </w:rPr>
        <w:t xml:space="preserve">, </w:t>
      </w:r>
      <w:r w:rsidRPr="00A50F54">
        <w:rPr>
          <w:rFonts w:ascii="Times New Roman" w:hAnsi="Times New Roman"/>
        </w:rPr>
        <w:t>58.</w:t>
      </w:r>
    </w:p>
  </w:footnote>
  <w:footnote w:id="89">
    <w:p w14:paraId="5A581310" w14:textId="5EBC86E9" w:rsidR="004603E4" w:rsidRPr="004603E4" w:rsidRDefault="004603E4">
      <w:pPr>
        <w:pStyle w:val="FootnoteText"/>
        <w:rPr>
          <w:rFonts w:ascii="Times New Roman" w:hAnsi="Times New Roman"/>
          <w:color w:val="000000"/>
        </w:rPr>
      </w:pPr>
      <w:r w:rsidRPr="004603E4">
        <w:rPr>
          <w:rStyle w:val="FootnoteReference"/>
          <w:rFonts w:ascii="Times New Roman" w:hAnsi="Times New Roman"/>
        </w:rPr>
        <w:footnoteRef/>
      </w:r>
      <w:r w:rsidRPr="004603E4">
        <w:rPr>
          <w:rFonts w:ascii="Times New Roman" w:hAnsi="Times New Roman"/>
        </w:rPr>
        <w:t xml:space="preserve"> Aleksandr I. Solzhenitsyn, </w:t>
      </w:r>
      <w:r w:rsidRPr="004603E4">
        <w:rPr>
          <w:rFonts w:ascii="Times New Roman" w:hAnsi="Times New Roman"/>
          <w:i/>
          <w:iCs/>
          <w:color w:val="000000"/>
        </w:rPr>
        <w:t>Between Two Millstones,</w:t>
      </w:r>
      <w:r w:rsidRPr="004603E4">
        <w:rPr>
          <w:rFonts w:ascii="Times New Roman" w:hAnsi="Times New Roman"/>
          <w:color w:val="000000"/>
        </w:rPr>
        <w:t xml:space="preserve"> Book 1: </w:t>
      </w:r>
      <w:r w:rsidRPr="004603E4">
        <w:rPr>
          <w:rFonts w:ascii="Times New Roman" w:hAnsi="Times New Roman"/>
          <w:i/>
          <w:iCs/>
          <w:color w:val="000000"/>
        </w:rPr>
        <w:t>Sketches of Exile, 1974</w:t>
      </w:r>
      <w:r w:rsidR="00066255">
        <w:rPr>
          <w:rFonts w:ascii="Times New Roman" w:hAnsi="Times New Roman"/>
          <w:i/>
          <w:iCs/>
          <w:color w:val="000000"/>
        </w:rPr>
        <w:t>–</w:t>
      </w:r>
      <w:r w:rsidRPr="004603E4">
        <w:rPr>
          <w:rFonts w:ascii="Times New Roman" w:hAnsi="Times New Roman"/>
          <w:i/>
          <w:iCs/>
          <w:color w:val="000000"/>
        </w:rPr>
        <w:t>1978</w:t>
      </w:r>
      <w:r w:rsidRPr="004603E4">
        <w:rPr>
          <w:rFonts w:ascii="Times New Roman" w:hAnsi="Times New Roman"/>
          <w:color w:val="000000"/>
        </w:rPr>
        <w:t xml:space="preserve"> (Notre Dame, I</w:t>
      </w:r>
      <w:r w:rsidR="0038187D">
        <w:rPr>
          <w:rFonts w:ascii="Times New Roman" w:hAnsi="Times New Roman"/>
          <w:color w:val="000000"/>
        </w:rPr>
        <w:t>N</w:t>
      </w:r>
      <w:r w:rsidRPr="004603E4">
        <w:rPr>
          <w:rFonts w:ascii="Times New Roman" w:hAnsi="Times New Roman"/>
          <w:color w:val="000000"/>
        </w:rPr>
        <w:t>: University of Notre Dame Press, 2018)</w:t>
      </w:r>
      <w:r>
        <w:rPr>
          <w:rFonts w:ascii="Times New Roman" w:hAnsi="Times New Roman"/>
          <w:color w:val="000000"/>
        </w:rPr>
        <w:t>, 94</w:t>
      </w:r>
      <w:r w:rsidRPr="004603E4">
        <w:rPr>
          <w:rFonts w:ascii="Times New Roman" w:hAnsi="Times New Roman"/>
          <w:color w:val="000000"/>
        </w:rPr>
        <w:t>.</w:t>
      </w:r>
    </w:p>
  </w:footnote>
  <w:footnote w:id="90">
    <w:p w14:paraId="59B5F211" w14:textId="40483F50" w:rsidR="00DF173A" w:rsidRPr="00661928" w:rsidRDefault="00DF173A" w:rsidP="00DF173A">
      <w:pPr>
        <w:pStyle w:val="Default"/>
        <w:contextualSpacing/>
        <w:rPr>
          <w:sz w:val="20"/>
          <w:szCs w:val="20"/>
        </w:rPr>
      </w:pPr>
      <w:r w:rsidRPr="004603E4">
        <w:rPr>
          <w:rStyle w:val="FootnoteReference"/>
          <w:sz w:val="20"/>
          <w:szCs w:val="20"/>
        </w:rPr>
        <w:footnoteRef/>
      </w:r>
      <w:r w:rsidRPr="004603E4">
        <w:rPr>
          <w:sz w:val="20"/>
          <w:szCs w:val="20"/>
        </w:rPr>
        <w:t xml:space="preserve"> </w:t>
      </w:r>
      <w:proofErr w:type="spellStart"/>
      <w:r w:rsidRPr="004603E4">
        <w:rPr>
          <w:sz w:val="20"/>
          <w:szCs w:val="20"/>
        </w:rPr>
        <w:t>Kåre</w:t>
      </w:r>
      <w:proofErr w:type="spellEnd"/>
      <w:r w:rsidRPr="004603E4">
        <w:rPr>
          <w:sz w:val="20"/>
          <w:szCs w:val="20"/>
        </w:rPr>
        <w:t xml:space="preserve"> Johan </w:t>
      </w:r>
      <w:proofErr w:type="spellStart"/>
      <w:r w:rsidRPr="004603E4">
        <w:rPr>
          <w:sz w:val="20"/>
          <w:szCs w:val="20"/>
        </w:rPr>
        <w:t>Mjør</w:t>
      </w:r>
      <w:proofErr w:type="spellEnd"/>
      <w:r w:rsidRPr="004603E4">
        <w:rPr>
          <w:sz w:val="20"/>
          <w:szCs w:val="20"/>
        </w:rPr>
        <w:t xml:space="preserve">, </w:t>
      </w:r>
      <w:r w:rsidRPr="004603E4">
        <w:rPr>
          <w:i/>
          <w:iCs/>
          <w:sz w:val="20"/>
          <w:szCs w:val="20"/>
        </w:rPr>
        <w:t>Reformulating Russia: The Cultural and Intellectual Historiography of Russian First-Wave</w:t>
      </w:r>
      <w:r w:rsidRPr="00DF173A">
        <w:rPr>
          <w:i/>
          <w:iCs/>
          <w:sz w:val="20"/>
          <w:szCs w:val="20"/>
        </w:rPr>
        <w:t xml:space="preserve"> </w:t>
      </w:r>
      <w:r w:rsidRPr="00661928">
        <w:rPr>
          <w:i/>
          <w:iCs/>
          <w:sz w:val="20"/>
          <w:szCs w:val="20"/>
        </w:rPr>
        <w:t>Émigré Writers</w:t>
      </w:r>
      <w:r w:rsidRPr="00661928">
        <w:rPr>
          <w:sz w:val="20"/>
          <w:szCs w:val="20"/>
        </w:rPr>
        <w:t xml:space="preserve"> (Leiden: Brill, 2011).</w:t>
      </w:r>
    </w:p>
  </w:footnote>
  <w:footnote w:id="91">
    <w:p w14:paraId="29239CE2" w14:textId="0FEF0FC7" w:rsidR="00C44E92" w:rsidRPr="00661928" w:rsidRDefault="00C44E92" w:rsidP="00C44E92">
      <w:pPr>
        <w:rPr>
          <w:rFonts w:ascii="Times New Roman" w:hAnsi="Times New Roman" w:cs="Times New Roman"/>
          <w:sz w:val="20"/>
          <w:szCs w:val="20"/>
        </w:rPr>
      </w:pPr>
      <w:r w:rsidRPr="00661928">
        <w:rPr>
          <w:rStyle w:val="FootnoteReference"/>
          <w:rFonts w:ascii="Times New Roman" w:hAnsi="Times New Roman" w:cs="Times New Roman"/>
          <w:sz w:val="20"/>
          <w:szCs w:val="20"/>
        </w:rPr>
        <w:footnoteRef/>
      </w:r>
      <w:r w:rsidRPr="00661928">
        <w:rPr>
          <w:rFonts w:ascii="Times New Roman" w:hAnsi="Times New Roman" w:cs="Times New Roman"/>
          <w:sz w:val="20"/>
          <w:szCs w:val="20"/>
        </w:rPr>
        <w:t xml:space="preserve"> </w:t>
      </w:r>
      <w:r w:rsidR="00661928" w:rsidRPr="00661928">
        <w:rPr>
          <w:rFonts w:ascii="Times New Roman" w:hAnsi="Times New Roman"/>
          <w:color w:val="000000" w:themeColor="text1"/>
          <w:sz w:val="20"/>
          <w:szCs w:val="20"/>
        </w:rPr>
        <w:t>Anderson</w:t>
      </w:r>
      <w:r w:rsidR="00661928" w:rsidRPr="00661928">
        <w:rPr>
          <w:rFonts w:ascii="Times New Roman" w:hAnsi="Times New Roman"/>
          <w:i/>
          <w:color w:val="000000" w:themeColor="text1"/>
          <w:sz w:val="20"/>
          <w:szCs w:val="20"/>
        </w:rPr>
        <w:t xml:space="preserve">, No East or West, </w:t>
      </w:r>
      <w:r w:rsidRPr="00661928">
        <w:rPr>
          <w:rFonts w:ascii="Times New Roman" w:hAnsi="Times New Roman" w:cs="Times New Roman"/>
          <w:sz w:val="20"/>
          <w:szCs w:val="20"/>
        </w:rPr>
        <w:t>60.</w:t>
      </w:r>
    </w:p>
  </w:footnote>
  <w:footnote w:id="92">
    <w:p w14:paraId="56465E18" w14:textId="20A10CE6" w:rsidR="00C44E92" w:rsidRPr="00DF173A" w:rsidRDefault="00C44E92" w:rsidP="00C44E92">
      <w:pPr>
        <w:pStyle w:val="FootnoteText"/>
        <w:rPr>
          <w:rFonts w:ascii="Times New Roman" w:hAnsi="Times New Roman"/>
        </w:rPr>
      </w:pPr>
      <w:r w:rsidRPr="00DF173A">
        <w:rPr>
          <w:rStyle w:val="FootnoteReference"/>
          <w:rFonts w:ascii="Times New Roman" w:hAnsi="Times New Roman"/>
        </w:rPr>
        <w:footnoteRef/>
      </w:r>
      <w:r w:rsidRPr="00DF173A">
        <w:rPr>
          <w:rFonts w:ascii="Times New Roman" w:hAnsi="Times New Roman"/>
        </w:rPr>
        <w:t xml:space="preserve"> </w:t>
      </w:r>
      <w:r w:rsidR="00964584" w:rsidRPr="004E4DCD">
        <w:rPr>
          <w:rFonts w:ascii="Times New Roman" w:hAnsi="Times New Roman"/>
          <w:color w:val="000000" w:themeColor="text1"/>
        </w:rPr>
        <w:t>Anderson</w:t>
      </w:r>
      <w:r w:rsidR="00964584" w:rsidRPr="004E4DCD">
        <w:rPr>
          <w:rFonts w:ascii="Times New Roman" w:hAnsi="Times New Roman"/>
          <w:i/>
          <w:color w:val="000000" w:themeColor="text1"/>
        </w:rPr>
        <w:t>, No East or West</w:t>
      </w:r>
      <w:r w:rsidR="00964584">
        <w:rPr>
          <w:rFonts w:ascii="Times New Roman" w:hAnsi="Times New Roman"/>
          <w:i/>
          <w:color w:val="000000" w:themeColor="text1"/>
        </w:rPr>
        <w:t xml:space="preserve">, </w:t>
      </w:r>
      <w:r w:rsidRPr="00DF173A">
        <w:rPr>
          <w:rFonts w:ascii="Times New Roman" w:hAnsi="Times New Roman"/>
        </w:rPr>
        <w:t>61</w:t>
      </w:r>
      <w:r w:rsidR="00066255">
        <w:rPr>
          <w:rFonts w:ascii="Times New Roman" w:hAnsi="Times New Roman"/>
        </w:rPr>
        <w:t>–</w:t>
      </w:r>
      <w:r w:rsidRPr="00DF173A">
        <w:rPr>
          <w:rFonts w:ascii="Times New Roman" w:hAnsi="Times New Roman"/>
        </w:rPr>
        <w:t>62.</w:t>
      </w:r>
    </w:p>
  </w:footnote>
  <w:footnote w:id="93">
    <w:p w14:paraId="6494B04F" w14:textId="2BA1C80D" w:rsidR="00C44E92" w:rsidRPr="00CC48A7" w:rsidRDefault="00C44E92" w:rsidP="00C44E92">
      <w:pPr>
        <w:pStyle w:val="FootnoteText"/>
        <w:rPr>
          <w:rFonts w:ascii="Times New Roman" w:hAnsi="Times New Roman"/>
        </w:rPr>
      </w:pPr>
      <w:r w:rsidRPr="00CC48A7">
        <w:rPr>
          <w:rStyle w:val="FootnoteReference"/>
          <w:rFonts w:ascii="Times New Roman" w:hAnsi="Times New Roman"/>
        </w:rPr>
        <w:footnoteRef/>
      </w:r>
      <w:r w:rsidRPr="00CC48A7">
        <w:rPr>
          <w:rFonts w:ascii="Times New Roman" w:hAnsi="Times New Roman"/>
        </w:rPr>
        <w:t xml:space="preserve"> </w:t>
      </w:r>
      <w:r w:rsidR="00D86BC6">
        <w:rPr>
          <w:rFonts w:ascii="Times New Roman" w:hAnsi="Times New Roman"/>
          <w:color w:val="000000" w:themeColor="text1"/>
        </w:rPr>
        <w:t>Ibid.</w:t>
      </w:r>
      <w:r w:rsidR="00964584">
        <w:rPr>
          <w:rFonts w:ascii="Times New Roman" w:hAnsi="Times New Roman"/>
          <w:i/>
          <w:color w:val="000000" w:themeColor="text1"/>
        </w:rPr>
        <w:t xml:space="preserve">, </w:t>
      </w:r>
      <w:r w:rsidRPr="00CC48A7">
        <w:rPr>
          <w:rFonts w:ascii="Times New Roman" w:hAnsi="Times New Roman"/>
        </w:rPr>
        <w:t>63</w:t>
      </w:r>
      <w:r>
        <w:rPr>
          <w:rFonts w:ascii="Times New Roman" w:hAnsi="Times New Roman"/>
        </w:rPr>
        <w:t>.</w:t>
      </w:r>
    </w:p>
  </w:footnote>
  <w:footnote w:id="94">
    <w:p w14:paraId="373CAEA0" w14:textId="1CAF6E65" w:rsidR="00C44E92" w:rsidRPr="008154AA" w:rsidRDefault="00C44E92" w:rsidP="00C44E92">
      <w:pPr>
        <w:pStyle w:val="FootnoteText"/>
        <w:rPr>
          <w:rFonts w:ascii="Times New Roman" w:hAnsi="Times New Roman"/>
        </w:rPr>
      </w:pPr>
      <w:r w:rsidRPr="008154AA">
        <w:rPr>
          <w:rStyle w:val="FootnoteReference"/>
          <w:rFonts w:ascii="Times New Roman" w:hAnsi="Times New Roman"/>
        </w:rPr>
        <w:footnoteRef/>
      </w:r>
      <w:r w:rsidRPr="008154AA">
        <w:rPr>
          <w:rFonts w:ascii="Times New Roman" w:hAnsi="Times New Roman"/>
        </w:rPr>
        <w:t xml:space="preserve"> </w:t>
      </w:r>
      <w:r w:rsidR="00D86BC6">
        <w:rPr>
          <w:rFonts w:ascii="Times New Roman" w:hAnsi="Times New Roman"/>
          <w:color w:val="000000" w:themeColor="text1"/>
        </w:rPr>
        <w:t>Ibid.</w:t>
      </w:r>
      <w:r w:rsidR="00964584">
        <w:rPr>
          <w:rFonts w:ascii="Times New Roman" w:hAnsi="Times New Roman"/>
          <w:i/>
          <w:color w:val="000000" w:themeColor="text1"/>
        </w:rPr>
        <w:t xml:space="preserve">, </w:t>
      </w:r>
      <w:r w:rsidRPr="008154AA">
        <w:rPr>
          <w:rFonts w:ascii="Times New Roman" w:hAnsi="Times New Roman"/>
        </w:rPr>
        <w:t>64</w:t>
      </w:r>
      <w:r>
        <w:rPr>
          <w:rFonts w:ascii="Times New Roman" w:hAnsi="Times New Roman"/>
        </w:rPr>
        <w:t>.</w:t>
      </w:r>
    </w:p>
  </w:footnote>
  <w:footnote w:id="95">
    <w:p w14:paraId="2E04077E" w14:textId="5CDC4697" w:rsidR="00C44E92" w:rsidRPr="00556A0F" w:rsidRDefault="00C44E92" w:rsidP="00C44E92">
      <w:pPr>
        <w:pStyle w:val="FootnoteText"/>
        <w:rPr>
          <w:rFonts w:ascii="Times New Roman" w:hAnsi="Times New Roman"/>
        </w:rPr>
      </w:pPr>
      <w:r w:rsidRPr="00556A0F">
        <w:rPr>
          <w:rStyle w:val="FootnoteReference"/>
          <w:rFonts w:ascii="Times New Roman" w:hAnsi="Times New Roman"/>
        </w:rPr>
        <w:footnoteRef/>
      </w:r>
      <w:r w:rsidRPr="00556A0F">
        <w:rPr>
          <w:rFonts w:ascii="Times New Roman" w:hAnsi="Times New Roman"/>
        </w:rPr>
        <w:t xml:space="preserve"> </w:t>
      </w:r>
      <w:r w:rsidR="00D86BC6">
        <w:rPr>
          <w:rFonts w:ascii="Times New Roman" w:hAnsi="Times New Roman"/>
          <w:color w:val="000000" w:themeColor="text1"/>
        </w:rPr>
        <w:t>Ibid.</w:t>
      </w:r>
      <w:r w:rsidR="00556A0F">
        <w:rPr>
          <w:rFonts w:ascii="Times New Roman" w:hAnsi="Times New Roman"/>
          <w:i/>
          <w:color w:val="000000" w:themeColor="text1"/>
        </w:rPr>
        <w:t xml:space="preserve">, </w:t>
      </w:r>
      <w:r w:rsidRPr="00556A0F">
        <w:rPr>
          <w:rFonts w:ascii="Times New Roman" w:hAnsi="Times New Roman"/>
        </w:rPr>
        <w:t>65.</w:t>
      </w:r>
    </w:p>
  </w:footnote>
  <w:footnote w:id="96">
    <w:p w14:paraId="6BA03EAB" w14:textId="75372BB0" w:rsidR="00C44E92" w:rsidRPr="00556A0F" w:rsidRDefault="00C44E92" w:rsidP="003F1C0C">
      <w:pPr>
        <w:rPr>
          <w:rFonts w:ascii="Times New Roman" w:hAnsi="Times New Roman" w:cs="Times New Roman"/>
          <w:color w:val="000000" w:themeColor="text1"/>
          <w:sz w:val="20"/>
          <w:szCs w:val="20"/>
        </w:rPr>
      </w:pPr>
      <w:r w:rsidRPr="00556A0F">
        <w:rPr>
          <w:rStyle w:val="FootnoteReference"/>
          <w:rFonts w:ascii="Times New Roman" w:hAnsi="Times New Roman" w:cs="Times New Roman"/>
          <w:sz w:val="20"/>
          <w:szCs w:val="20"/>
        </w:rPr>
        <w:footnoteRef/>
      </w:r>
      <w:r w:rsidRPr="00556A0F">
        <w:rPr>
          <w:rFonts w:ascii="Times New Roman" w:hAnsi="Times New Roman" w:cs="Times New Roman"/>
          <w:sz w:val="20"/>
          <w:szCs w:val="20"/>
        </w:rPr>
        <w:t xml:space="preserve"> </w:t>
      </w:r>
      <w:r w:rsidR="00D86BC6">
        <w:rPr>
          <w:rFonts w:ascii="Times New Roman" w:hAnsi="Times New Roman"/>
          <w:color w:val="000000" w:themeColor="text1"/>
          <w:sz w:val="20"/>
          <w:szCs w:val="20"/>
        </w:rPr>
        <w:t>Ibid.</w:t>
      </w:r>
      <w:r w:rsidR="00556A0F" w:rsidRPr="00556A0F">
        <w:rPr>
          <w:rFonts w:ascii="Times New Roman" w:hAnsi="Times New Roman"/>
          <w:i/>
          <w:color w:val="000000" w:themeColor="text1"/>
          <w:sz w:val="20"/>
          <w:szCs w:val="20"/>
        </w:rPr>
        <w:t xml:space="preserve">, </w:t>
      </w:r>
      <w:r w:rsidRPr="00556A0F">
        <w:rPr>
          <w:rFonts w:ascii="Times New Roman" w:hAnsi="Times New Roman" w:cs="Times New Roman"/>
          <w:sz w:val="20"/>
          <w:szCs w:val="20"/>
        </w:rPr>
        <w:t>67</w:t>
      </w:r>
      <w:r w:rsidR="003F1C0C" w:rsidRPr="00556A0F">
        <w:rPr>
          <w:rFonts w:ascii="Times New Roman" w:hAnsi="Times New Roman" w:cs="Times New Roman"/>
          <w:sz w:val="20"/>
          <w:szCs w:val="20"/>
        </w:rPr>
        <w:t xml:space="preserve">; see Paul B. Anderson, </w:t>
      </w:r>
      <w:r w:rsidR="003F1C0C" w:rsidRPr="00556A0F">
        <w:rPr>
          <w:rFonts w:ascii="Times New Roman" w:hAnsi="Times New Roman" w:cs="Times New Roman"/>
          <w:color w:val="000000" w:themeColor="text1"/>
          <w:sz w:val="20"/>
          <w:szCs w:val="20"/>
        </w:rPr>
        <w:t xml:space="preserve">“The Fellowship of St. Alban and St. Sergius,” </w:t>
      </w:r>
      <w:r w:rsidR="003F1C0C" w:rsidRPr="00556A0F">
        <w:rPr>
          <w:rFonts w:ascii="Times New Roman" w:hAnsi="Times New Roman" w:cs="Times New Roman"/>
          <w:i/>
          <w:iCs/>
          <w:color w:val="000000" w:themeColor="text1"/>
          <w:sz w:val="20"/>
          <w:szCs w:val="20"/>
        </w:rPr>
        <w:t>The Christian East</w:t>
      </w:r>
      <w:r w:rsidR="003F1C0C" w:rsidRPr="00556A0F">
        <w:rPr>
          <w:rFonts w:ascii="Times New Roman" w:hAnsi="Times New Roman" w:cs="Times New Roman"/>
          <w:color w:val="000000" w:themeColor="text1"/>
          <w:sz w:val="20"/>
          <w:szCs w:val="20"/>
        </w:rPr>
        <w:t xml:space="preserve"> 13 (1932): 2</w:t>
      </w:r>
      <w:r w:rsidR="00066255">
        <w:rPr>
          <w:rFonts w:ascii="Times New Roman" w:hAnsi="Times New Roman" w:cs="Times New Roman"/>
          <w:color w:val="000000" w:themeColor="text1"/>
          <w:sz w:val="20"/>
          <w:szCs w:val="20"/>
        </w:rPr>
        <w:t>–</w:t>
      </w:r>
      <w:r w:rsidR="003F1C0C" w:rsidRPr="00556A0F">
        <w:rPr>
          <w:rFonts w:ascii="Times New Roman" w:hAnsi="Times New Roman" w:cs="Times New Roman"/>
          <w:color w:val="000000" w:themeColor="text1"/>
          <w:sz w:val="20"/>
          <w:szCs w:val="20"/>
        </w:rPr>
        <w:t>7.</w:t>
      </w:r>
    </w:p>
  </w:footnote>
  <w:footnote w:id="97">
    <w:p w14:paraId="7D911469" w14:textId="2651550A" w:rsidR="00C44E92" w:rsidRPr="00556A0F" w:rsidRDefault="00C44E92" w:rsidP="00C44E92">
      <w:pPr>
        <w:pStyle w:val="FootnoteText"/>
        <w:rPr>
          <w:rFonts w:ascii="Times New Roman" w:hAnsi="Times New Roman"/>
        </w:rPr>
      </w:pPr>
      <w:r w:rsidRPr="00556A0F">
        <w:rPr>
          <w:rStyle w:val="FootnoteReference"/>
          <w:rFonts w:ascii="Times New Roman" w:hAnsi="Times New Roman"/>
        </w:rPr>
        <w:footnoteRef/>
      </w:r>
      <w:r w:rsidRPr="00556A0F">
        <w:rPr>
          <w:rFonts w:ascii="Times New Roman" w:hAnsi="Times New Roman"/>
        </w:rPr>
        <w:t xml:space="preserve"> </w:t>
      </w:r>
      <w:r w:rsidR="00556A0F" w:rsidRPr="00556A0F">
        <w:rPr>
          <w:rFonts w:ascii="Times New Roman" w:hAnsi="Times New Roman"/>
          <w:color w:val="000000" w:themeColor="text1"/>
        </w:rPr>
        <w:t>Anderson</w:t>
      </w:r>
      <w:r w:rsidR="00556A0F" w:rsidRPr="00556A0F">
        <w:rPr>
          <w:rFonts w:ascii="Times New Roman" w:hAnsi="Times New Roman"/>
          <w:i/>
          <w:color w:val="000000" w:themeColor="text1"/>
        </w:rPr>
        <w:t>, No East or West</w:t>
      </w:r>
      <w:r w:rsidR="00556A0F">
        <w:rPr>
          <w:rFonts w:ascii="Times New Roman" w:hAnsi="Times New Roman"/>
          <w:i/>
          <w:color w:val="000000" w:themeColor="text1"/>
        </w:rPr>
        <w:t xml:space="preserve">, </w:t>
      </w:r>
      <w:r w:rsidRPr="00556A0F">
        <w:rPr>
          <w:rFonts w:ascii="Times New Roman" w:hAnsi="Times New Roman"/>
        </w:rPr>
        <w:t>67</w:t>
      </w:r>
      <w:r w:rsidR="00066255">
        <w:rPr>
          <w:rFonts w:ascii="Times New Roman" w:hAnsi="Times New Roman"/>
        </w:rPr>
        <w:t>–</w:t>
      </w:r>
      <w:r w:rsidRPr="00556A0F">
        <w:rPr>
          <w:rFonts w:ascii="Times New Roman" w:hAnsi="Times New Roman"/>
        </w:rPr>
        <w:t>68.</w:t>
      </w:r>
    </w:p>
  </w:footnote>
  <w:footnote w:id="98">
    <w:p w14:paraId="35F9357A" w14:textId="5C7B39A3" w:rsidR="00C50C14" w:rsidRPr="00556A0F" w:rsidRDefault="00C50C14" w:rsidP="00C50C14">
      <w:pPr>
        <w:contextualSpacing/>
        <w:rPr>
          <w:rFonts w:ascii="Times New Roman" w:hAnsi="Times New Roman" w:cs="Times New Roman"/>
          <w:color w:val="FF0000"/>
          <w:sz w:val="20"/>
          <w:szCs w:val="20"/>
        </w:rPr>
      </w:pPr>
      <w:r w:rsidRPr="00556A0F">
        <w:rPr>
          <w:rStyle w:val="FootnoteReference"/>
          <w:rFonts w:ascii="Times New Roman" w:hAnsi="Times New Roman" w:cs="Times New Roman"/>
          <w:color w:val="000000" w:themeColor="text1"/>
          <w:sz w:val="20"/>
          <w:szCs w:val="20"/>
        </w:rPr>
        <w:footnoteRef/>
      </w:r>
      <w:r w:rsidRPr="00556A0F">
        <w:rPr>
          <w:rFonts w:ascii="Times New Roman" w:hAnsi="Times New Roman" w:cs="Times New Roman"/>
          <w:color w:val="000000" w:themeColor="text1"/>
          <w:sz w:val="20"/>
          <w:szCs w:val="20"/>
        </w:rPr>
        <w:t xml:space="preserve"> N. M. and M. V. Zernov, eds</w:t>
      </w:r>
      <w:r w:rsidRPr="00556A0F">
        <w:rPr>
          <w:rFonts w:ascii="Times New Roman" w:hAnsi="Times New Roman" w:cs="Times New Roman"/>
          <w:i/>
          <w:color w:val="000000" w:themeColor="text1"/>
          <w:sz w:val="20"/>
          <w:szCs w:val="20"/>
        </w:rPr>
        <w:t>.</w:t>
      </w:r>
      <w:r w:rsidRPr="00556A0F">
        <w:rPr>
          <w:rFonts w:ascii="Times New Roman" w:hAnsi="Times New Roman" w:cs="Times New Roman"/>
          <w:color w:val="000000" w:themeColor="text1"/>
          <w:sz w:val="20"/>
          <w:szCs w:val="20"/>
        </w:rPr>
        <w:t>,</w:t>
      </w:r>
      <w:r w:rsidR="0080423A">
        <w:rPr>
          <w:rFonts w:ascii="Times New Roman" w:hAnsi="Times New Roman" w:cs="Times New Roman"/>
          <w:i/>
          <w:color w:val="000000" w:themeColor="text1"/>
          <w:sz w:val="20"/>
          <w:szCs w:val="20"/>
        </w:rPr>
        <w:t xml:space="preserve"> </w:t>
      </w:r>
      <w:r w:rsidRPr="00556A0F">
        <w:rPr>
          <w:rFonts w:ascii="Times New Roman" w:hAnsi="Times New Roman" w:cs="Times New Roman"/>
          <w:i/>
          <w:color w:val="000000" w:themeColor="text1"/>
          <w:sz w:val="20"/>
          <w:szCs w:val="20"/>
        </w:rPr>
        <w:t xml:space="preserve">Za </w:t>
      </w:r>
      <w:proofErr w:type="spellStart"/>
      <w:r w:rsidRPr="00556A0F">
        <w:rPr>
          <w:rFonts w:ascii="Times New Roman" w:hAnsi="Times New Roman" w:cs="Times New Roman"/>
          <w:i/>
          <w:color w:val="000000" w:themeColor="text1"/>
          <w:sz w:val="20"/>
          <w:szCs w:val="20"/>
        </w:rPr>
        <w:t>rubezhom</w:t>
      </w:r>
      <w:proofErr w:type="spellEnd"/>
      <w:r w:rsidR="00196844">
        <w:rPr>
          <w:rFonts w:ascii="Times New Roman" w:hAnsi="Times New Roman" w:cs="Times New Roman"/>
          <w:i/>
          <w:color w:val="000000" w:themeColor="text1"/>
          <w:sz w:val="20"/>
          <w:szCs w:val="20"/>
        </w:rPr>
        <w:t xml:space="preserve">: </w:t>
      </w:r>
      <w:proofErr w:type="spellStart"/>
      <w:r w:rsidRPr="00556A0F">
        <w:rPr>
          <w:rFonts w:ascii="Times New Roman" w:hAnsi="Times New Roman" w:cs="Times New Roman"/>
          <w:i/>
          <w:color w:val="000000" w:themeColor="text1"/>
          <w:sz w:val="20"/>
          <w:szCs w:val="20"/>
        </w:rPr>
        <w:t>Belgrad-Parizh-Oksford</w:t>
      </w:r>
      <w:proofErr w:type="spellEnd"/>
      <w:r w:rsidRPr="00556A0F">
        <w:rPr>
          <w:rFonts w:ascii="Times New Roman" w:hAnsi="Times New Roman" w:cs="Times New Roman"/>
          <w:i/>
          <w:color w:val="000000" w:themeColor="text1"/>
          <w:sz w:val="20"/>
          <w:szCs w:val="20"/>
        </w:rPr>
        <w:t xml:space="preserve"> (</w:t>
      </w:r>
      <w:proofErr w:type="spellStart"/>
      <w:r w:rsidRPr="00556A0F">
        <w:rPr>
          <w:rFonts w:ascii="Times New Roman" w:hAnsi="Times New Roman" w:cs="Times New Roman"/>
          <w:i/>
          <w:color w:val="000000" w:themeColor="text1"/>
          <w:sz w:val="20"/>
          <w:szCs w:val="20"/>
        </w:rPr>
        <w:t>Khronika</w:t>
      </w:r>
      <w:proofErr w:type="spellEnd"/>
      <w:r w:rsidRPr="00556A0F">
        <w:rPr>
          <w:rFonts w:ascii="Times New Roman" w:hAnsi="Times New Roman" w:cs="Times New Roman"/>
          <w:i/>
          <w:color w:val="000000" w:themeColor="text1"/>
          <w:sz w:val="20"/>
          <w:szCs w:val="20"/>
        </w:rPr>
        <w:t xml:space="preserve"> </w:t>
      </w:r>
      <w:proofErr w:type="spellStart"/>
      <w:r w:rsidRPr="00556A0F">
        <w:rPr>
          <w:rFonts w:ascii="Times New Roman" w:hAnsi="Times New Roman" w:cs="Times New Roman"/>
          <w:i/>
          <w:color w:val="000000" w:themeColor="text1"/>
          <w:sz w:val="20"/>
          <w:szCs w:val="20"/>
        </w:rPr>
        <w:t>sem’i</w:t>
      </w:r>
      <w:proofErr w:type="spellEnd"/>
      <w:r w:rsidRPr="00556A0F">
        <w:rPr>
          <w:rFonts w:ascii="Times New Roman" w:hAnsi="Times New Roman" w:cs="Times New Roman"/>
          <w:i/>
          <w:color w:val="000000" w:themeColor="text1"/>
          <w:sz w:val="20"/>
          <w:szCs w:val="20"/>
        </w:rPr>
        <w:t xml:space="preserve"> </w:t>
      </w:r>
      <w:proofErr w:type="spellStart"/>
      <w:r w:rsidRPr="00556A0F">
        <w:rPr>
          <w:rFonts w:ascii="Times New Roman" w:hAnsi="Times New Roman" w:cs="Times New Roman"/>
          <w:i/>
          <w:color w:val="000000" w:themeColor="text1"/>
          <w:sz w:val="20"/>
          <w:szCs w:val="20"/>
        </w:rPr>
        <w:t>Zernovykh</w:t>
      </w:r>
      <w:proofErr w:type="spellEnd"/>
      <w:r w:rsidRPr="00556A0F">
        <w:rPr>
          <w:rFonts w:ascii="Times New Roman" w:hAnsi="Times New Roman" w:cs="Times New Roman"/>
          <w:i/>
          <w:color w:val="000000" w:themeColor="text1"/>
          <w:sz w:val="20"/>
          <w:szCs w:val="20"/>
        </w:rPr>
        <w:t>)</w:t>
      </w:r>
      <w:r w:rsidRPr="00556A0F">
        <w:rPr>
          <w:rFonts w:ascii="Times New Roman" w:hAnsi="Times New Roman" w:cs="Times New Roman"/>
          <w:color w:val="000000" w:themeColor="text1"/>
          <w:sz w:val="20"/>
          <w:szCs w:val="20"/>
        </w:rPr>
        <w:t xml:space="preserve"> (Paris</w:t>
      </w:r>
      <w:r w:rsidR="00E31A95">
        <w:rPr>
          <w:rFonts w:ascii="Times New Roman" w:hAnsi="Times New Roman" w:cs="Times New Roman"/>
          <w:color w:val="000000" w:themeColor="text1"/>
          <w:sz w:val="20"/>
          <w:szCs w:val="20"/>
        </w:rPr>
        <w:t xml:space="preserve">: </w:t>
      </w:r>
      <w:r w:rsidRPr="00556A0F">
        <w:rPr>
          <w:rFonts w:ascii="Times New Roman" w:hAnsi="Times New Roman" w:cs="Times New Roman"/>
          <w:color w:val="000000" w:themeColor="text1"/>
          <w:sz w:val="20"/>
          <w:szCs w:val="20"/>
        </w:rPr>
        <w:t>YMCA Press, 1973), 144.</w:t>
      </w:r>
    </w:p>
  </w:footnote>
  <w:footnote w:id="99">
    <w:p w14:paraId="41C90EBC" w14:textId="1B2B3C86" w:rsidR="00C44E92" w:rsidRPr="00C50C14" w:rsidRDefault="00C44E92" w:rsidP="00C44E92">
      <w:pPr>
        <w:pStyle w:val="FootnoteText"/>
        <w:rPr>
          <w:rFonts w:ascii="Times New Roman" w:hAnsi="Times New Roman"/>
          <w:color w:val="000000" w:themeColor="text1"/>
        </w:rPr>
      </w:pPr>
      <w:r w:rsidRPr="00C50C14">
        <w:rPr>
          <w:rStyle w:val="FootnoteReference"/>
          <w:rFonts w:ascii="Times New Roman" w:hAnsi="Times New Roman"/>
          <w:color w:val="000000" w:themeColor="text1"/>
        </w:rPr>
        <w:footnoteRef/>
      </w:r>
      <w:r w:rsidRPr="00C50C14">
        <w:rPr>
          <w:rFonts w:ascii="Times New Roman" w:hAnsi="Times New Roman"/>
          <w:color w:val="000000" w:themeColor="text1"/>
        </w:rPr>
        <w:t xml:space="preserve"> </w:t>
      </w:r>
      <w:r w:rsidR="001A670F" w:rsidRPr="004E4DCD">
        <w:rPr>
          <w:rFonts w:ascii="Times New Roman" w:hAnsi="Times New Roman"/>
          <w:color w:val="000000" w:themeColor="text1"/>
        </w:rPr>
        <w:t>Anderson, “No East or West,”</w:t>
      </w:r>
      <w:r w:rsidR="001A670F">
        <w:rPr>
          <w:rFonts w:ascii="Times New Roman" w:hAnsi="Times New Roman"/>
          <w:color w:val="000000" w:themeColor="text1"/>
        </w:rPr>
        <w:t xml:space="preserve"> </w:t>
      </w:r>
      <w:r w:rsidRPr="00C50C14">
        <w:rPr>
          <w:rFonts w:ascii="Times New Roman" w:hAnsi="Times New Roman"/>
          <w:color w:val="000000" w:themeColor="text1"/>
        </w:rPr>
        <w:t>157</w:t>
      </w:r>
      <w:r w:rsidR="00066255">
        <w:rPr>
          <w:rFonts w:ascii="Times New Roman" w:hAnsi="Times New Roman"/>
          <w:color w:val="000000" w:themeColor="text1"/>
        </w:rPr>
        <w:t>–</w:t>
      </w:r>
      <w:r w:rsidRPr="00C50C14">
        <w:rPr>
          <w:rFonts w:ascii="Times New Roman" w:hAnsi="Times New Roman"/>
          <w:color w:val="000000" w:themeColor="text1"/>
        </w:rPr>
        <w:t>8.</w:t>
      </w:r>
    </w:p>
  </w:footnote>
  <w:footnote w:id="100">
    <w:p w14:paraId="59470F3F" w14:textId="57EC7413" w:rsidR="00C44E92" w:rsidRPr="00574E13" w:rsidRDefault="00C44E92" w:rsidP="00C44E92">
      <w:pPr>
        <w:pStyle w:val="FootnoteText"/>
        <w:rPr>
          <w:rFonts w:ascii="Times New Roman" w:hAnsi="Times New Roman"/>
        </w:rPr>
      </w:pPr>
      <w:r w:rsidRPr="00574E13">
        <w:rPr>
          <w:rStyle w:val="FootnoteReference"/>
          <w:rFonts w:ascii="Times New Roman" w:hAnsi="Times New Roman"/>
        </w:rPr>
        <w:footnoteRef/>
      </w:r>
      <w:r w:rsidRPr="00574E13">
        <w:rPr>
          <w:rFonts w:ascii="Times New Roman" w:hAnsi="Times New Roman"/>
        </w:rPr>
        <w:t xml:space="preserve"> </w:t>
      </w:r>
      <w:r w:rsidR="00D86BC6">
        <w:rPr>
          <w:rFonts w:ascii="Times New Roman" w:hAnsi="Times New Roman"/>
          <w:color w:val="000000" w:themeColor="text1"/>
        </w:rPr>
        <w:t>Ibid.</w:t>
      </w:r>
      <w:r w:rsidR="004463CD">
        <w:rPr>
          <w:rFonts w:ascii="Times New Roman" w:hAnsi="Times New Roman"/>
          <w:i/>
          <w:color w:val="000000" w:themeColor="text1"/>
        </w:rPr>
        <w:t xml:space="preserve">, </w:t>
      </w:r>
      <w:r w:rsidRPr="00574E13">
        <w:rPr>
          <w:rFonts w:ascii="Times New Roman" w:hAnsi="Times New Roman"/>
        </w:rPr>
        <w:t>70</w:t>
      </w:r>
      <w:r w:rsidR="00066255">
        <w:rPr>
          <w:rFonts w:ascii="Times New Roman" w:hAnsi="Times New Roman"/>
        </w:rPr>
        <w:t>–</w:t>
      </w:r>
      <w:r w:rsidRPr="00574E13">
        <w:rPr>
          <w:rFonts w:ascii="Times New Roman" w:hAnsi="Times New Roman"/>
        </w:rPr>
        <w:t>71.</w:t>
      </w:r>
    </w:p>
  </w:footnote>
  <w:footnote w:id="101">
    <w:p w14:paraId="1620D2A2" w14:textId="4218F6C4" w:rsidR="00C44E92" w:rsidRPr="000B7D73" w:rsidRDefault="00C44E92" w:rsidP="000B7D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rPr>
      </w:pPr>
      <w:r w:rsidRPr="000B7D73">
        <w:rPr>
          <w:rStyle w:val="FootnoteReference"/>
          <w:rFonts w:ascii="Times New Roman" w:hAnsi="Times New Roman" w:cs="Times New Roman"/>
          <w:sz w:val="20"/>
          <w:szCs w:val="20"/>
        </w:rPr>
        <w:footnoteRef/>
      </w:r>
      <w:r w:rsidRPr="000B7D73">
        <w:rPr>
          <w:rFonts w:ascii="Times New Roman" w:hAnsi="Times New Roman" w:cs="Times New Roman"/>
          <w:sz w:val="20"/>
          <w:szCs w:val="20"/>
        </w:rPr>
        <w:t xml:space="preserve"> </w:t>
      </w:r>
      <w:r w:rsidR="00D86BC6">
        <w:rPr>
          <w:rFonts w:ascii="Times New Roman" w:hAnsi="Times New Roman" w:cs="Times New Roman"/>
          <w:color w:val="000000" w:themeColor="text1"/>
          <w:sz w:val="20"/>
          <w:szCs w:val="20"/>
        </w:rPr>
        <w:t>Ibid.</w:t>
      </w:r>
      <w:r w:rsidR="004463CD" w:rsidRPr="000B7D73">
        <w:rPr>
          <w:rFonts w:ascii="Times New Roman" w:hAnsi="Times New Roman" w:cs="Times New Roman"/>
          <w:i/>
          <w:color w:val="000000" w:themeColor="text1"/>
          <w:sz w:val="20"/>
          <w:szCs w:val="20"/>
        </w:rPr>
        <w:t xml:space="preserve">, </w:t>
      </w:r>
      <w:r w:rsidRPr="000B7D73">
        <w:rPr>
          <w:rFonts w:ascii="Times New Roman" w:hAnsi="Times New Roman" w:cs="Times New Roman"/>
          <w:sz w:val="20"/>
          <w:szCs w:val="20"/>
        </w:rPr>
        <w:t>72</w:t>
      </w:r>
      <w:r w:rsidR="00080EA8">
        <w:rPr>
          <w:rFonts w:ascii="Times New Roman" w:hAnsi="Times New Roman" w:cs="Times New Roman"/>
          <w:sz w:val="20"/>
          <w:szCs w:val="20"/>
        </w:rPr>
        <w:t>. S</w:t>
      </w:r>
      <w:r w:rsidR="000B7D73" w:rsidRPr="000B7D73">
        <w:rPr>
          <w:rFonts w:ascii="Times New Roman" w:hAnsi="Times New Roman" w:cs="Times New Roman"/>
          <w:color w:val="000000"/>
          <w:sz w:val="20"/>
          <w:szCs w:val="20"/>
        </w:rPr>
        <w:t xml:space="preserve">ee Natalia </w:t>
      </w:r>
      <w:proofErr w:type="spellStart"/>
      <w:r w:rsidR="000B7D73" w:rsidRPr="000B7D73">
        <w:rPr>
          <w:rFonts w:ascii="Times New Roman" w:hAnsi="Times New Roman" w:cs="Times New Roman"/>
          <w:color w:val="000000"/>
          <w:sz w:val="20"/>
          <w:szCs w:val="20"/>
        </w:rPr>
        <w:t>Pashkeeva</w:t>
      </w:r>
      <w:proofErr w:type="spellEnd"/>
      <w:r w:rsidR="000B7D73" w:rsidRPr="000B7D73">
        <w:rPr>
          <w:rFonts w:ascii="Times New Roman" w:hAnsi="Times New Roman" w:cs="Times New Roman"/>
          <w:color w:val="000000"/>
          <w:sz w:val="20"/>
          <w:szCs w:val="20"/>
        </w:rPr>
        <w:t xml:space="preserve">, “Building an Informal Transnational Information Network on the USSR from Paris: An Outside Perspective on Soviet Life in 1923–1939,” </w:t>
      </w:r>
      <w:proofErr w:type="spellStart"/>
      <w:r w:rsidR="000B7D73" w:rsidRPr="000B7D73">
        <w:rPr>
          <w:rFonts w:ascii="Times New Roman" w:hAnsi="Times New Roman" w:cs="Times New Roman"/>
          <w:i/>
          <w:iCs/>
          <w:color w:val="000000"/>
          <w:sz w:val="20"/>
          <w:szCs w:val="20"/>
        </w:rPr>
        <w:t>Laboratorium</w:t>
      </w:r>
      <w:proofErr w:type="spellEnd"/>
      <w:r w:rsidR="000B7D73" w:rsidRPr="000B7D73">
        <w:rPr>
          <w:rFonts w:ascii="Times New Roman" w:hAnsi="Times New Roman" w:cs="Times New Roman"/>
          <w:i/>
          <w:iCs/>
          <w:color w:val="000000"/>
          <w:sz w:val="20"/>
          <w:szCs w:val="20"/>
        </w:rPr>
        <w:t>: Russian</w:t>
      </w:r>
      <w:r w:rsidR="000B7D73" w:rsidRPr="000B7D73">
        <w:rPr>
          <w:rFonts w:ascii="Times New Roman" w:hAnsi="Times New Roman" w:cs="Times New Roman"/>
          <w:color w:val="000000"/>
          <w:sz w:val="20"/>
          <w:szCs w:val="20"/>
        </w:rPr>
        <w:t xml:space="preserve"> </w:t>
      </w:r>
      <w:r w:rsidR="000B7D73" w:rsidRPr="000B7D73">
        <w:rPr>
          <w:rFonts w:ascii="Times New Roman" w:hAnsi="Times New Roman" w:cs="Times New Roman"/>
          <w:i/>
          <w:iCs/>
          <w:color w:val="000000"/>
          <w:sz w:val="20"/>
          <w:szCs w:val="20"/>
        </w:rPr>
        <w:t xml:space="preserve">Review of Social Research </w:t>
      </w:r>
      <w:r w:rsidR="000B7D73" w:rsidRPr="000B7D73">
        <w:rPr>
          <w:rFonts w:ascii="Times New Roman" w:hAnsi="Times New Roman" w:cs="Times New Roman"/>
          <w:color w:val="000000"/>
          <w:sz w:val="20"/>
          <w:szCs w:val="20"/>
        </w:rPr>
        <w:t>16(2) (2024): 57–94</w:t>
      </w:r>
      <w:r w:rsidR="00080EA8">
        <w:rPr>
          <w:rFonts w:ascii="Times New Roman" w:hAnsi="Times New Roman" w:cs="Times New Roman"/>
          <w:color w:val="000000"/>
          <w:sz w:val="20"/>
          <w:szCs w:val="20"/>
        </w:rPr>
        <w:t xml:space="preserve">. </w:t>
      </w:r>
      <w:r w:rsidR="000B7D73" w:rsidRPr="000B7D73">
        <w:rPr>
          <w:rFonts w:ascii="Times New Roman" w:hAnsi="Times New Roman" w:cs="Times New Roman"/>
          <w:color w:val="000000"/>
          <w:sz w:val="20"/>
          <w:szCs w:val="20"/>
        </w:rPr>
        <w:t>DOI: 10.25285/2078</w:t>
      </w:r>
      <w:r w:rsidR="00066255">
        <w:rPr>
          <w:rFonts w:ascii="Times New Roman" w:hAnsi="Times New Roman" w:cs="Times New Roman"/>
          <w:color w:val="000000"/>
          <w:sz w:val="20"/>
          <w:szCs w:val="20"/>
        </w:rPr>
        <w:t>–</w:t>
      </w:r>
      <w:r w:rsidR="000B7D73" w:rsidRPr="000B7D73">
        <w:rPr>
          <w:rFonts w:ascii="Times New Roman" w:hAnsi="Times New Roman" w:cs="Times New Roman"/>
          <w:color w:val="000000"/>
          <w:sz w:val="20"/>
          <w:szCs w:val="20"/>
        </w:rPr>
        <w:t>1938</w:t>
      </w:r>
      <w:r w:rsidR="00066255">
        <w:rPr>
          <w:rFonts w:ascii="Times New Roman" w:hAnsi="Times New Roman" w:cs="Times New Roman"/>
          <w:color w:val="000000"/>
          <w:sz w:val="20"/>
          <w:szCs w:val="20"/>
        </w:rPr>
        <w:t>–</w:t>
      </w:r>
      <w:r w:rsidR="000B7D73" w:rsidRPr="000B7D73">
        <w:rPr>
          <w:rFonts w:ascii="Times New Roman" w:hAnsi="Times New Roman" w:cs="Times New Roman"/>
          <w:color w:val="000000"/>
          <w:sz w:val="20"/>
          <w:szCs w:val="20"/>
        </w:rPr>
        <w:t>2024</w:t>
      </w:r>
      <w:r w:rsidR="00066255">
        <w:rPr>
          <w:rFonts w:ascii="Times New Roman" w:hAnsi="Times New Roman" w:cs="Times New Roman"/>
          <w:color w:val="000000"/>
          <w:sz w:val="20"/>
          <w:szCs w:val="20"/>
        </w:rPr>
        <w:t>–</w:t>
      </w:r>
      <w:r w:rsidR="000B7D73" w:rsidRPr="000B7D73">
        <w:rPr>
          <w:rFonts w:ascii="Times New Roman" w:hAnsi="Times New Roman" w:cs="Times New Roman"/>
          <w:color w:val="000000"/>
          <w:sz w:val="20"/>
          <w:szCs w:val="20"/>
        </w:rPr>
        <w:t>16</w:t>
      </w:r>
      <w:r w:rsidR="00066255">
        <w:rPr>
          <w:rFonts w:ascii="Times New Roman" w:hAnsi="Times New Roman" w:cs="Times New Roman"/>
          <w:color w:val="000000"/>
          <w:sz w:val="20"/>
          <w:szCs w:val="20"/>
        </w:rPr>
        <w:t>–</w:t>
      </w:r>
      <w:r w:rsidR="000B7D73" w:rsidRPr="000B7D73">
        <w:rPr>
          <w:rFonts w:ascii="Times New Roman" w:hAnsi="Times New Roman" w:cs="Times New Roman"/>
          <w:color w:val="000000"/>
          <w:sz w:val="20"/>
          <w:szCs w:val="20"/>
        </w:rPr>
        <w:t>2</w:t>
      </w:r>
      <w:r w:rsidR="00066255">
        <w:rPr>
          <w:rFonts w:ascii="Times New Roman" w:hAnsi="Times New Roman" w:cs="Times New Roman"/>
          <w:color w:val="000000"/>
          <w:sz w:val="20"/>
          <w:szCs w:val="20"/>
        </w:rPr>
        <w:t>–</w:t>
      </w:r>
      <w:r w:rsidR="000B7D73" w:rsidRPr="000B7D73">
        <w:rPr>
          <w:rFonts w:ascii="Times New Roman" w:hAnsi="Times New Roman" w:cs="Times New Roman"/>
          <w:color w:val="000000"/>
          <w:sz w:val="20"/>
          <w:szCs w:val="20"/>
        </w:rPr>
        <w:t>57</w:t>
      </w:r>
      <w:r w:rsidR="00066255">
        <w:rPr>
          <w:rFonts w:ascii="Times New Roman" w:hAnsi="Times New Roman" w:cs="Times New Roman"/>
          <w:color w:val="000000"/>
          <w:sz w:val="20"/>
          <w:szCs w:val="20"/>
        </w:rPr>
        <w:t>–</w:t>
      </w:r>
      <w:r w:rsidR="000B7D73" w:rsidRPr="000B7D73">
        <w:rPr>
          <w:rFonts w:ascii="Times New Roman" w:hAnsi="Times New Roman" w:cs="Times New Roman"/>
          <w:color w:val="000000"/>
          <w:sz w:val="20"/>
          <w:szCs w:val="20"/>
        </w:rPr>
        <w:t>94.</w:t>
      </w:r>
    </w:p>
  </w:footnote>
  <w:footnote w:id="102">
    <w:p w14:paraId="043D562A" w14:textId="1E237B31" w:rsidR="00C44E92" w:rsidRPr="000B7D73" w:rsidRDefault="00C44E92" w:rsidP="00C44E92">
      <w:pPr>
        <w:pStyle w:val="FootnoteText"/>
        <w:rPr>
          <w:rFonts w:ascii="Times New Roman" w:hAnsi="Times New Roman"/>
        </w:rPr>
      </w:pPr>
      <w:r w:rsidRPr="000B7D73">
        <w:rPr>
          <w:rStyle w:val="FootnoteReference"/>
          <w:rFonts w:ascii="Times New Roman" w:hAnsi="Times New Roman"/>
        </w:rPr>
        <w:footnoteRef/>
      </w:r>
      <w:r w:rsidRPr="000B7D73">
        <w:rPr>
          <w:rFonts w:ascii="Times New Roman" w:hAnsi="Times New Roman"/>
        </w:rPr>
        <w:t xml:space="preserve"> </w:t>
      </w:r>
      <w:r w:rsidR="00234167" w:rsidRPr="000B7D73">
        <w:rPr>
          <w:rFonts w:ascii="Times New Roman" w:hAnsi="Times New Roman"/>
          <w:color w:val="000000" w:themeColor="text1"/>
        </w:rPr>
        <w:t>Anderson</w:t>
      </w:r>
      <w:r w:rsidR="00234167" w:rsidRPr="000B7D73">
        <w:rPr>
          <w:rFonts w:ascii="Times New Roman" w:hAnsi="Times New Roman"/>
          <w:i/>
          <w:color w:val="000000" w:themeColor="text1"/>
        </w:rPr>
        <w:t xml:space="preserve">, No East or West, </w:t>
      </w:r>
      <w:r w:rsidRPr="000B7D73">
        <w:rPr>
          <w:rFonts w:ascii="Times New Roman" w:hAnsi="Times New Roman"/>
        </w:rPr>
        <w:t>73.</w:t>
      </w:r>
    </w:p>
  </w:footnote>
  <w:footnote w:id="103">
    <w:p w14:paraId="401F3D69" w14:textId="1D5418AD" w:rsidR="00C44E92" w:rsidRPr="00234167" w:rsidRDefault="00C44E92" w:rsidP="00C44E92">
      <w:pPr>
        <w:pStyle w:val="FootnoteText"/>
        <w:rPr>
          <w:rFonts w:ascii="Times New Roman" w:hAnsi="Times New Roman"/>
        </w:rPr>
      </w:pPr>
      <w:r w:rsidRPr="00234167">
        <w:rPr>
          <w:rStyle w:val="FootnoteReference"/>
          <w:rFonts w:ascii="Times New Roman" w:hAnsi="Times New Roman"/>
        </w:rPr>
        <w:footnoteRef/>
      </w:r>
      <w:r w:rsidRPr="00234167">
        <w:rPr>
          <w:rFonts w:ascii="Times New Roman" w:hAnsi="Times New Roman"/>
        </w:rPr>
        <w:t xml:space="preserve"> </w:t>
      </w:r>
      <w:r w:rsidR="00D86BC6">
        <w:rPr>
          <w:rFonts w:ascii="Times New Roman" w:hAnsi="Times New Roman"/>
          <w:color w:val="000000" w:themeColor="text1"/>
        </w:rPr>
        <w:t>Ibid.</w:t>
      </w:r>
      <w:r w:rsidR="00234167" w:rsidRPr="00234167">
        <w:rPr>
          <w:rFonts w:ascii="Times New Roman" w:hAnsi="Times New Roman"/>
          <w:i/>
          <w:color w:val="000000" w:themeColor="text1"/>
        </w:rPr>
        <w:t xml:space="preserve">, </w:t>
      </w:r>
      <w:r w:rsidRPr="00234167">
        <w:rPr>
          <w:rFonts w:ascii="Times New Roman" w:hAnsi="Times New Roman"/>
        </w:rPr>
        <w:t>74</w:t>
      </w:r>
      <w:r w:rsidR="00066255">
        <w:rPr>
          <w:rFonts w:ascii="Times New Roman" w:hAnsi="Times New Roman"/>
        </w:rPr>
        <w:t>–</w:t>
      </w:r>
      <w:r w:rsidRPr="00234167">
        <w:rPr>
          <w:rFonts w:ascii="Times New Roman" w:hAnsi="Times New Roman"/>
        </w:rPr>
        <w:t>76.</w:t>
      </w:r>
    </w:p>
  </w:footnote>
  <w:footnote w:id="104">
    <w:p w14:paraId="0983A8CF" w14:textId="70D38213" w:rsidR="00C44E92" w:rsidRPr="00234167" w:rsidRDefault="00C44E92" w:rsidP="00C44E92">
      <w:pPr>
        <w:pStyle w:val="FootnoteText"/>
        <w:rPr>
          <w:rFonts w:ascii="Times New Roman" w:hAnsi="Times New Roman"/>
        </w:rPr>
      </w:pPr>
      <w:r w:rsidRPr="00234167">
        <w:rPr>
          <w:rStyle w:val="FootnoteReference"/>
          <w:rFonts w:ascii="Times New Roman" w:hAnsi="Times New Roman"/>
        </w:rPr>
        <w:footnoteRef/>
      </w:r>
      <w:r w:rsidRPr="00234167">
        <w:rPr>
          <w:rFonts w:ascii="Times New Roman" w:hAnsi="Times New Roman"/>
        </w:rPr>
        <w:t xml:space="preserve"> </w:t>
      </w:r>
      <w:r w:rsidR="00D86BC6">
        <w:rPr>
          <w:rFonts w:ascii="Times New Roman" w:hAnsi="Times New Roman"/>
          <w:color w:val="000000" w:themeColor="text1"/>
        </w:rPr>
        <w:t>Ibid.</w:t>
      </w:r>
      <w:r w:rsidR="00234167" w:rsidRPr="00234167">
        <w:rPr>
          <w:rFonts w:ascii="Times New Roman" w:hAnsi="Times New Roman"/>
          <w:i/>
          <w:color w:val="000000" w:themeColor="text1"/>
        </w:rPr>
        <w:t xml:space="preserve">, </w:t>
      </w:r>
      <w:r w:rsidRPr="00234167">
        <w:rPr>
          <w:rFonts w:ascii="Times New Roman" w:hAnsi="Times New Roman"/>
        </w:rPr>
        <w:t>77.</w:t>
      </w:r>
    </w:p>
  </w:footnote>
  <w:footnote w:id="105">
    <w:p w14:paraId="1AEFC180" w14:textId="4C307B9B" w:rsidR="00C44E92" w:rsidRPr="00326124" w:rsidRDefault="00C44E92" w:rsidP="00C44E92">
      <w:pPr>
        <w:pStyle w:val="FootnoteText"/>
        <w:rPr>
          <w:rFonts w:ascii="Times New Roman" w:hAnsi="Times New Roman"/>
        </w:rPr>
      </w:pPr>
      <w:r w:rsidRPr="00326124">
        <w:rPr>
          <w:rStyle w:val="FootnoteReference"/>
          <w:rFonts w:ascii="Times New Roman" w:hAnsi="Times New Roman"/>
        </w:rPr>
        <w:footnoteRef/>
      </w:r>
      <w:r w:rsidRPr="00326124">
        <w:rPr>
          <w:rFonts w:ascii="Times New Roman" w:hAnsi="Times New Roman"/>
        </w:rPr>
        <w:t xml:space="preserve"> </w:t>
      </w:r>
      <w:r w:rsidR="00D86BC6">
        <w:rPr>
          <w:rFonts w:ascii="Times New Roman" w:hAnsi="Times New Roman"/>
          <w:color w:val="000000" w:themeColor="text1"/>
        </w:rPr>
        <w:t>Ibid.</w:t>
      </w:r>
      <w:r w:rsidR="00EA2E60">
        <w:rPr>
          <w:rFonts w:ascii="Times New Roman" w:hAnsi="Times New Roman"/>
          <w:i/>
          <w:color w:val="000000" w:themeColor="text1"/>
        </w:rPr>
        <w:t xml:space="preserve">, </w:t>
      </w:r>
      <w:r w:rsidRPr="00326124">
        <w:rPr>
          <w:rFonts w:ascii="Times New Roman" w:hAnsi="Times New Roman"/>
        </w:rPr>
        <w:t>124.</w:t>
      </w:r>
    </w:p>
  </w:footnote>
  <w:footnote w:id="106">
    <w:p w14:paraId="7ADF1D18" w14:textId="48CA666D" w:rsidR="00C44E92" w:rsidRPr="00326124" w:rsidRDefault="00C44E92" w:rsidP="00C44E92">
      <w:pPr>
        <w:contextualSpacing/>
        <w:rPr>
          <w:rFonts w:ascii="Times New Roman" w:hAnsi="Times New Roman"/>
          <w:b/>
          <w:bCs/>
          <w:color w:val="000000"/>
          <w:sz w:val="20"/>
          <w:szCs w:val="20"/>
        </w:rPr>
      </w:pPr>
      <w:r w:rsidRPr="00326124">
        <w:rPr>
          <w:rStyle w:val="FootnoteReference"/>
          <w:rFonts w:ascii="Times New Roman" w:hAnsi="Times New Roman" w:cs="Times New Roman"/>
          <w:sz w:val="20"/>
          <w:szCs w:val="20"/>
        </w:rPr>
        <w:footnoteRef/>
      </w:r>
      <w:r w:rsidRPr="00326124">
        <w:rPr>
          <w:rFonts w:ascii="Times New Roman" w:hAnsi="Times New Roman" w:cs="Times New Roman"/>
          <w:sz w:val="20"/>
          <w:szCs w:val="20"/>
        </w:rPr>
        <w:t xml:space="preserve"> </w:t>
      </w:r>
      <w:r w:rsidR="00326124" w:rsidRPr="00326124">
        <w:rPr>
          <w:rFonts w:ascii="Times New Roman" w:hAnsi="Times New Roman"/>
          <w:color w:val="000000" w:themeColor="text1"/>
          <w:sz w:val="20"/>
          <w:szCs w:val="20"/>
        </w:rPr>
        <w:t xml:space="preserve">Anderson, “No East or West,” </w:t>
      </w:r>
      <w:r w:rsidRPr="00326124">
        <w:rPr>
          <w:rFonts w:ascii="Times New Roman" w:hAnsi="Times New Roman" w:cs="Times New Roman"/>
          <w:sz w:val="20"/>
          <w:szCs w:val="20"/>
        </w:rPr>
        <w:t>153</w:t>
      </w:r>
      <w:r w:rsidR="00080EA8">
        <w:rPr>
          <w:rFonts w:ascii="Times New Roman" w:hAnsi="Times New Roman" w:cs="Times New Roman"/>
          <w:sz w:val="20"/>
          <w:szCs w:val="20"/>
        </w:rPr>
        <w:t>. S</w:t>
      </w:r>
      <w:r w:rsidR="00652A4D" w:rsidRPr="00326124">
        <w:rPr>
          <w:rFonts w:ascii="Times New Roman" w:hAnsi="Times New Roman"/>
          <w:color w:val="000000"/>
          <w:sz w:val="20"/>
          <w:szCs w:val="20"/>
        </w:rPr>
        <w:t xml:space="preserve">ee Donald A. </w:t>
      </w:r>
      <w:proofErr w:type="spellStart"/>
      <w:r w:rsidR="00652A4D" w:rsidRPr="00326124">
        <w:rPr>
          <w:rFonts w:ascii="Times New Roman" w:hAnsi="Times New Roman"/>
          <w:color w:val="000000"/>
          <w:sz w:val="20"/>
          <w:szCs w:val="20"/>
        </w:rPr>
        <w:t>Lowrie</w:t>
      </w:r>
      <w:proofErr w:type="spellEnd"/>
      <w:r w:rsidR="00652A4D" w:rsidRPr="00326124">
        <w:rPr>
          <w:rFonts w:ascii="Times New Roman" w:hAnsi="Times New Roman"/>
          <w:color w:val="000000"/>
          <w:sz w:val="20"/>
          <w:szCs w:val="20"/>
        </w:rPr>
        <w:t xml:space="preserve">, </w:t>
      </w:r>
      <w:r w:rsidR="00652A4D" w:rsidRPr="00326124">
        <w:rPr>
          <w:rFonts w:ascii="Times New Roman" w:hAnsi="Times New Roman"/>
          <w:i/>
          <w:color w:val="000000"/>
          <w:sz w:val="20"/>
          <w:szCs w:val="20"/>
        </w:rPr>
        <w:t>The Light of Russia: An Introduction to the Russian Church</w:t>
      </w:r>
      <w:r w:rsidR="00652A4D" w:rsidRPr="00326124">
        <w:rPr>
          <w:rFonts w:ascii="Times New Roman" w:hAnsi="Times New Roman"/>
          <w:color w:val="000000"/>
          <w:sz w:val="20"/>
          <w:szCs w:val="20"/>
        </w:rPr>
        <w:t xml:space="preserve"> (Prague: YMCA Press, 1923).</w:t>
      </w:r>
    </w:p>
  </w:footnote>
  <w:footnote w:id="107">
    <w:p w14:paraId="5C6C1A80" w14:textId="3AE7BF92" w:rsidR="00C44E92" w:rsidRPr="00326124" w:rsidRDefault="00C44E92" w:rsidP="00C44E92">
      <w:pPr>
        <w:pStyle w:val="FootnoteText"/>
        <w:rPr>
          <w:rFonts w:ascii="Times New Roman" w:hAnsi="Times New Roman"/>
        </w:rPr>
      </w:pPr>
      <w:r w:rsidRPr="00326124">
        <w:rPr>
          <w:rStyle w:val="FootnoteReference"/>
          <w:rFonts w:ascii="Times New Roman" w:hAnsi="Times New Roman"/>
        </w:rPr>
        <w:footnoteRef/>
      </w:r>
      <w:r w:rsidRPr="00326124">
        <w:rPr>
          <w:rFonts w:ascii="Times New Roman" w:hAnsi="Times New Roman"/>
        </w:rPr>
        <w:t xml:space="preserve"> </w:t>
      </w:r>
      <w:r w:rsidR="00326124" w:rsidRPr="00326124">
        <w:rPr>
          <w:rFonts w:ascii="Times New Roman" w:hAnsi="Times New Roman"/>
          <w:color w:val="000000" w:themeColor="text1"/>
        </w:rPr>
        <w:t xml:space="preserve">Anderson, “No East or West,” </w:t>
      </w:r>
      <w:r w:rsidRPr="00326124">
        <w:rPr>
          <w:rFonts w:ascii="Times New Roman" w:hAnsi="Times New Roman"/>
        </w:rPr>
        <w:t>188</w:t>
      </w:r>
      <w:r w:rsidR="00066255">
        <w:rPr>
          <w:rFonts w:ascii="Times New Roman" w:hAnsi="Times New Roman"/>
        </w:rPr>
        <w:t>–</w:t>
      </w:r>
      <w:r w:rsidRPr="00326124">
        <w:rPr>
          <w:rFonts w:ascii="Times New Roman" w:hAnsi="Times New Roman"/>
        </w:rPr>
        <w:t>9.</w:t>
      </w:r>
    </w:p>
  </w:footnote>
  <w:footnote w:id="108">
    <w:p w14:paraId="3A419936" w14:textId="786B6661" w:rsidR="00C44E92" w:rsidRPr="00F33FF1" w:rsidRDefault="00C44E92" w:rsidP="00C44E92">
      <w:pPr>
        <w:pStyle w:val="FootnoteText"/>
        <w:rPr>
          <w:rFonts w:ascii="Times New Roman" w:hAnsi="Times New Roman"/>
          <w:color w:val="000000" w:themeColor="text1"/>
        </w:rPr>
      </w:pPr>
      <w:r w:rsidRPr="00F33FF1">
        <w:rPr>
          <w:rStyle w:val="FootnoteReference"/>
          <w:rFonts w:ascii="Times New Roman" w:hAnsi="Times New Roman"/>
          <w:color w:val="000000" w:themeColor="text1"/>
        </w:rPr>
        <w:footnoteRef/>
      </w:r>
      <w:r w:rsidRPr="00F33FF1">
        <w:rPr>
          <w:rFonts w:ascii="Times New Roman" w:hAnsi="Times New Roman"/>
          <w:color w:val="000000" w:themeColor="text1"/>
        </w:rPr>
        <w:t xml:space="preserve"> </w:t>
      </w:r>
      <w:r w:rsidR="00D86BC6">
        <w:rPr>
          <w:rFonts w:ascii="Times New Roman" w:hAnsi="Times New Roman"/>
          <w:color w:val="000000" w:themeColor="text1"/>
        </w:rPr>
        <w:t>Ibid.</w:t>
      </w:r>
      <w:r w:rsidR="005D5CDE" w:rsidRPr="004E4DCD">
        <w:rPr>
          <w:rFonts w:ascii="Times New Roman" w:hAnsi="Times New Roman"/>
          <w:color w:val="000000" w:themeColor="text1"/>
        </w:rPr>
        <w:t>,</w:t>
      </w:r>
      <w:r w:rsidR="005D5CDE">
        <w:rPr>
          <w:rFonts w:ascii="Times New Roman" w:hAnsi="Times New Roman"/>
          <w:color w:val="000000" w:themeColor="text1"/>
        </w:rPr>
        <w:t xml:space="preserve"> </w:t>
      </w:r>
      <w:r w:rsidRPr="00F33FF1">
        <w:rPr>
          <w:rFonts w:ascii="Times New Roman" w:hAnsi="Times New Roman"/>
          <w:color w:val="000000" w:themeColor="text1"/>
        </w:rPr>
        <w:t>203</w:t>
      </w:r>
      <w:r w:rsidR="00066255">
        <w:rPr>
          <w:rFonts w:ascii="Times New Roman" w:hAnsi="Times New Roman"/>
          <w:color w:val="000000" w:themeColor="text1"/>
        </w:rPr>
        <w:t>–</w:t>
      </w:r>
      <w:r w:rsidRPr="00F33FF1">
        <w:rPr>
          <w:rFonts w:ascii="Times New Roman" w:hAnsi="Times New Roman"/>
          <w:color w:val="000000" w:themeColor="text1"/>
        </w:rPr>
        <w:t>4</w:t>
      </w:r>
      <w:r>
        <w:rPr>
          <w:rFonts w:ascii="Times New Roman" w:hAnsi="Times New Roman"/>
          <w:color w:val="000000" w:themeColor="text1"/>
        </w:rPr>
        <w:t>.</w:t>
      </w:r>
    </w:p>
  </w:footnote>
  <w:footnote w:id="109">
    <w:p w14:paraId="019F7800" w14:textId="447009F1" w:rsidR="00C44E92" w:rsidRPr="00F33FF1" w:rsidRDefault="00C44E92" w:rsidP="00C44E92">
      <w:pPr>
        <w:pStyle w:val="FootnoteText"/>
        <w:rPr>
          <w:rFonts w:ascii="Times New Roman" w:hAnsi="Times New Roman"/>
          <w:color w:val="000000" w:themeColor="text1"/>
        </w:rPr>
      </w:pPr>
      <w:r w:rsidRPr="00F33FF1">
        <w:rPr>
          <w:rStyle w:val="FootnoteReference"/>
          <w:rFonts w:ascii="Times New Roman" w:hAnsi="Times New Roman"/>
          <w:color w:val="000000" w:themeColor="text1"/>
        </w:rPr>
        <w:footnoteRef/>
      </w:r>
      <w:r w:rsidRPr="00F33FF1">
        <w:rPr>
          <w:rFonts w:ascii="Times New Roman" w:hAnsi="Times New Roman"/>
          <w:color w:val="000000" w:themeColor="text1"/>
        </w:rPr>
        <w:t xml:space="preserve"> </w:t>
      </w:r>
      <w:proofErr w:type="spellStart"/>
      <w:r w:rsidRPr="00F33FF1">
        <w:rPr>
          <w:rFonts w:ascii="Times New Roman" w:hAnsi="Times New Roman"/>
          <w:color w:val="000000" w:themeColor="text1"/>
        </w:rPr>
        <w:t>Limbert</w:t>
      </w:r>
      <w:proofErr w:type="spellEnd"/>
      <w:r w:rsidRPr="00F33FF1">
        <w:rPr>
          <w:rFonts w:ascii="Times New Roman" w:hAnsi="Times New Roman"/>
          <w:color w:val="000000" w:themeColor="text1"/>
        </w:rPr>
        <w:t>, “Paul B. Anderson</w:t>
      </w:r>
      <w:r w:rsidR="003902DE">
        <w:rPr>
          <w:rFonts w:ascii="Times New Roman" w:hAnsi="Times New Roman"/>
          <w:color w:val="000000" w:themeColor="text1"/>
        </w:rPr>
        <w:t xml:space="preserve">,” </w:t>
      </w:r>
      <w:r w:rsidRPr="00F33FF1">
        <w:rPr>
          <w:rFonts w:ascii="Times New Roman" w:hAnsi="Times New Roman"/>
          <w:color w:val="000000" w:themeColor="text1"/>
        </w:rPr>
        <w:t>4</w:t>
      </w:r>
      <w:r>
        <w:rPr>
          <w:rFonts w:ascii="Times New Roman" w:hAnsi="Times New Roman"/>
          <w:color w:val="000000" w:themeColor="text1"/>
        </w:rPr>
        <w:t>.</w:t>
      </w:r>
    </w:p>
  </w:footnote>
  <w:footnote w:id="110">
    <w:p w14:paraId="5DCB4122" w14:textId="1E71377A" w:rsidR="00C44E92" w:rsidRPr="002A0B52" w:rsidRDefault="00C44E92" w:rsidP="00C44E92">
      <w:pPr>
        <w:pStyle w:val="FootnoteText"/>
        <w:rPr>
          <w:rFonts w:ascii="Times New Roman" w:hAnsi="Times New Roman"/>
        </w:rPr>
      </w:pPr>
      <w:r w:rsidRPr="002A0B52">
        <w:rPr>
          <w:rStyle w:val="FootnoteReference"/>
          <w:rFonts w:ascii="Times New Roman" w:hAnsi="Times New Roman"/>
        </w:rPr>
        <w:footnoteRef/>
      </w:r>
      <w:r w:rsidRPr="002A0B52">
        <w:rPr>
          <w:rFonts w:ascii="Times New Roman" w:hAnsi="Times New Roman"/>
        </w:rPr>
        <w:t xml:space="preserve"> </w:t>
      </w:r>
      <w:r w:rsidR="002A0B52" w:rsidRPr="002A0B52">
        <w:rPr>
          <w:rFonts w:ascii="Times New Roman" w:hAnsi="Times New Roman"/>
          <w:color w:val="000000" w:themeColor="text1"/>
        </w:rPr>
        <w:t>Anderson</w:t>
      </w:r>
      <w:r w:rsidRPr="002A0B52">
        <w:rPr>
          <w:rFonts w:ascii="Times New Roman" w:hAnsi="Times New Roman"/>
          <w:color w:val="000000" w:themeColor="text1"/>
        </w:rPr>
        <w:t>, “Personal Study at Oxford</w:t>
      </w:r>
      <w:r w:rsidR="003902DE">
        <w:rPr>
          <w:rFonts w:ascii="Times New Roman" w:hAnsi="Times New Roman"/>
          <w:color w:val="000000" w:themeColor="text1"/>
        </w:rPr>
        <w:t>,</w:t>
      </w:r>
      <w:r w:rsidRPr="002A0B52">
        <w:rPr>
          <w:rFonts w:ascii="Times New Roman" w:hAnsi="Times New Roman"/>
          <w:color w:val="000000" w:themeColor="text1"/>
        </w:rPr>
        <w:t>”</w:t>
      </w:r>
      <w:r w:rsidR="003902DE">
        <w:rPr>
          <w:rFonts w:ascii="Times New Roman" w:hAnsi="Times New Roman"/>
          <w:color w:val="000000" w:themeColor="text1"/>
        </w:rPr>
        <w:t xml:space="preserve"> </w:t>
      </w:r>
      <w:r w:rsidRPr="002A0B52">
        <w:rPr>
          <w:rFonts w:ascii="Times New Roman" w:hAnsi="Times New Roman"/>
          <w:color w:val="000000" w:themeColor="text1"/>
        </w:rPr>
        <w:t>379.</w:t>
      </w:r>
    </w:p>
  </w:footnote>
  <w:footnote w:id="111">
    <w:p w14:paraId="598EAAD7" w14:textId="4BB1EB64" w:rsidR="00C44E92" w:rsidRPr="002A0B52" w:rsidRDefault="00C44E92" w:rsidP="00C44E92">
      <w:pPr>
        <w:pStyle w:val="FootnoteText"/>
        <w:rPr>
          <w:rFonts w:ascii="Times New Roman" w:hAnsi="Times New Roman"/>
          <w:color w:val="000000" w:themeColor="text1"/>
        </w:rPr>
      </w:pPr>
      <w:r w:rsidRPr="002A0B52">
        <w:rPr>
          <w:rStyle w:val="FootnoteReference"/>
          <w:rFonts w:ascii="Times New Roman" w:hAnsi="Times New Roman"/>
          <w:color w:val="000000" w:themeColor="text1"/>
        </w:rPr>
        <w:footnoteRef/>
      </w:r>
      <w:r w:rsidRPr="002A0B52">
        <w:rPr>
          <w:rFonts w:ascii="Times New Roman" w:hAnsi="Times New Roman"/>
          <w:color w:val="000000" w:themeColor="text1"/>
        </w:rPr>
        <w:t xml:space="preserve"> </w:t>
      </w:r>
      <w:r w:rsidR="002A0B52" w:rsidRPr="002A0B52">
        <w:rPr>
          <w:rFonts w:ascii="Times New Roman" w:hAnsi="Times New Roman"/>
          <w:color w:val="000000" w:themeColor="text1"/>
        </w:rPr>
        <w:t>Paul B. Anderson</w:t>
      </w:r>
      <w:r w:rsidRPr="002A0B52">
        <w:rPr>
          <w:rFonts w:ascii="Times New Roman" w:hAnsi="Times New Roman"/>
          <w:color w:val="000000" w:themeColor="text1"/>
        </w:rPr>
        <w:t xml:space="preserve"> in Oxford </w:t>
      </w:r>
      <w:r w:rsidR="0048647C">
        <w:rPr>
          <w:rFonts w:ascii="Times New Roman" w:hAnsi="Times New Roman"/>
          <w:color w:val="000000" w:themeColor="text1"/>
        </w:rPr>
        <w:t xml:space="preserve">letter </w:t>
      </w:r>
      <w:r w:rsidRPr="002A0B52">
        <w:rPr>
          <w:rFonts w:ascii="Times New Roman" w:hAnsi="Times New Roman"/>
          <w:color w:val="000000" w:themeColor="text1"/>
        </w:rPr>
        <w:t>to “Friends Who have been Interested in our Doings,” December 20, 1929</w:t>
      </w:r>
      <w:r w:rsidR="000A0C79" w:rsidRPr="002A0B52">
        <w:rPr>
          <w:rFonts w:ascii="Times New Roman" w:hAnsi="Times New Roman"/>
          <w:color w:val="000000" w:themeColor="text1"/>
        </w:rPr>
        <w:t xml:space="preserve">, </w:t>
      </w:r>
      <w:r w:rsidRPr="002A0B52">
        <w:rPr>
          <w:rFonts w:ascii="Times New Roman" w:hAnsi="Times New Roman"/>
          <w:color w:val="000000" w:themeColor="text1"/>
        </w:rPr>
        <w:t>1</w:t>
      </w:r>
      <w:r w:rsidR="000A0C79" w:rsidRPr="002A0B52">
        <w:rPr>
          <w:rFonts w:ascii="Times New Roman" w:hAnsi="Times New Roman"/>
          <w:color w:val="000000" w:themeColor="text1"/>
        </w:rPr>
        <w:t>. PBAFP KFYA.</w:t>
      </w:r>
    </w:p>
  </w:footnote>
  <w:footnote w:id="112">
    <w:p w14:paraId="513CD837" w14:textId="1958AF5C" w:rsidR="00C44E92" w:rsidRPr="002A0B52" w:rsidRDefault="00C44E92" w:rsidP="00C44E92">
      <w:pPr>
        <w:pStyle w:val="FootnoteText"/>
        <w:rPr>
          <w:rFonts w:ascii="Times New Roman" w:hAnsi="Times New Roman"/>
          <w:color w:val="000000" w:themeColor="text1"/>
        </w:rPr>
      </w:pPr>
      <w:r w:rsidRPr="002A0B52">
        <w:rPr>
          <w:rStyle w:val="FootnoteReference"/>
          <w:rFonts w:ascii="Times New Roman" w:hAnsi="Times New Roman"/>
          <w:color w:val="000000" w:themeColor="text1"/>
        </w:rPr>
        <w:footnoteRef/>
      </w:r>
      <w:r w:rsidRPr="002A0B52">
        <w:rPr>
          <w:rFonts w:ascii="Times New Roman" w:hAnsi="Times New Roman"/>
          <w:color w:val="000000" w:themeColor="text1"/>
        </w:rPr>
        <w:t xml:space="preserve"> </w:t>
      </w:r>
      <w:r w:rsidR="002A0B52" w:rsidRPr="002A0B52">
        <w:rPr>
          <w:rFonts w:ascii="Times New Roman" w:hAnsi="Times New Roman"/>
          <w:color w:val="000000" w:themeColor="text1"/>
        </w:rPr>
        <w:t>Anderson</w:t>
      </w:r>
      <w:r w:rsidR="003902DE">
        <w:rPr>
          <w:rFonts w:ascii="Times New Roman" w:hAnsi="Times New Roman"/>
          <w:color w:val="000000" w:themeColor="text1"/>
        </w:rPr>
        <w:t xml:space="preserve">, </w:t>
      </w:r>
      <w:r w:rsidRPr="002A0B52">
        <w:rPr>
          <w:rFonts w:ascii="Times New Roman" w:hAnsi="Times New Roman"/>
          <w:color w:val="000000" w:themeColor="text1"/>
        </w:rPr>
        <w:t>“Friends,”</w:t>
      </w:r>
      <w:r w:rsidR="003902DE">
        <w:rPr>
          <w:rFonts w:ascii="Times New Roman" w:hAnsi="Times New Roman"/>
          <w:color w:val="000000" w:themeColor="text1"/>
        </w:rPr>
        <w:t xml:space="preserve"> </w:t>
      </w:r>
      <w:r w:rsidRPr="002A0B52">
        <w:rPr>
          <w:rFonts w:ascii="Times New Roman" w:hAnsi="Times New Roman"/>
          <w:color w:val="000000" w:themeColor="text1"/>
        </w:rPr>
        <w:t>5.</w:t>
      </w:r>
    </w:p>
  </w:footnote>
  <w:footnote w:id="113">
    <w:p w14:paraId="263F9537" w14:textId="41896B28" w:rsidR="00C44E92" w:rsidRPr="002A0B52" w:rsidRDefault="00C44E92" w:rsidP="00C44E92">
      <w:pPr>
        <w:pStyle w:val="FootnoteText"/>
        <w:rPr>
          <w:rFonts w:ascii="Times New Roman" w:hAnsi="Times New Roman"/>
          <w:color w:val="000000" w:themeColor="text1"/>
        </w:rPr>
      </w:pPr>
      <w:r w:rsidRPr="002A0B52">
        <w:rPr>
          <w:rStyle w:val="FootnoteReference"/>
          <w:rFonts w:ascii="Times New Roman" w:hAnsi="Times New Roman"/>
          <w:color w:val="000000" w:themeColor="text1"/>
        </w:rPr>
        <w:footnoteRef/>
      </w:r>
      <w:r w:rsidRPr="002A0B52">
        <w:rPr>
          <w:rFonts w:ascii="Times New Roman" w:hAnsi="Times New Roman"/>
          <w:color w:val="000000" w:themeColor="text1"/>
        </w:rPr>
        <w:t xml:space="preserve"> </w:t>
      </w:r>
      <w:r w:rsidR="002A0B52" w:rsidRPr="002A0B52">
        <w:rPr>
          <w:rFonts w:ascii="Times New Roman" w:hAnsi="Times New Roman"/>
          <w:color w:val="000000" w:themeColor="text1"/>
        </w:rPr>
        <w:t>Anderson</w:t>
      </w:r>
      <w:r w:rsidRPr="002A0B52">
        <w:rPr>
          <w:rFonts w:ascii="Times New Roman" w:hAnsi="Times New Roman"/>
          <w:color w:val="000000" w:themeColor="text1"/>
        </w:rPr>
        <w:t>, “Personal Study at Oxford</w:t>
      </w:r>
      <w:r w:rsidR="003902DE">
        <w:rPr>
          <w:rFonts w:ascii="Times New Roman" w:hAnsi="Times New Roman"/>
          <w:color w:val="000000" w:themeColor="text1"/>
        </w:rPr>
        <w:t>,</w:t>
      </w:r>
      <w:r w:rsidRPr="002A0B52">
        <w:rPr>
          <w:rFonts w:ascii="Times New Roman" w:hAnsi="Times New Roman"/>
          <w:color w:val="000000" w:themeColor="text1"/>
        </w:rPr>
        <w:t>”</w:t>
      </w:r>
      <w:r w:rsidR="003902DE">
        <w:rPr>
          <w:rFonts w:ascii="Times New Roman" w:hAnsi="Times New Roman"/>
          <w:color w:val="000000" w:themeColor="text1"/>
        </w:rPr>
        <w:t xml:space="preserve"> </w:t>
      </w:r>
      <w:r w:rsidRPr="002A0B52">
        <w:rPr>
          <w:rFonts w:ascii="Times New Roman" w:hAnsi="Times New Roman"/>
          <w:color w:val="000000" w:themeColor="text1"/>
        </w:rPr>
        <w:t>379.</w:t>
      </w:r>
    </w:p>
  </w:footnote>
  <w:footnote w:id="114">
    <w:p w14:paraId="704C33A6" w14:textId="2CD6F700" w:rsidR="00C44E92" w:rsidRPr="002A0B52" w:rsidRDefault="00C44E92" w:rsidP="00C44E92">
      <w:pPr>
        <w:pStyle w:val="FootnoteText"/>
        <w:rPr>
          <w:rFonts w:ascii="Times New Roman" w:hAnsi="Times New Roman"/>
          <w:color w:val="000000" w:themeColor="text1"/>
        </w:rPr>
      </w:pPr>
      <w:r w:rsidRPr="002A0B52">
        <w:rPr>
          <w:rStyle w:val="FootnoteReference"/>
          <w:rFonts w:ascii="Times New Roman" w:hAnsi="Times New Roman"/>
          <w:color w:val="000000" w:themeColor="text1"/>
        </w:rPr>
        <w:footnoteRef/>
      </w:r>
      <w:r w:rsidRPr="002A0B52">
        <w:rPr>
          <w:rFonts w:ascii="Times New Roman" w:hAnsi="Times New Roman"/>
          <w:color w:val="000000" w:themeColor="text1"/>
        </w:rPr>
        <w:t xml:space="preserve"> </w:t>
      </w:r>
      <w:r w:rsidR="00D86BC6">
        <w:rPr>
          <w:rFonts w:ascii="Times New Roman" w:hAnsi="Times New Roman"/>
          <w:color w:val="000000" w:themeColor="text1"/>
        </w:rPr>
        <w:t>Ibid.</w:t>
      </w:r>
      <w:r w:rsidR="003902DE">
        <w:rPr>
          <w:rFonts w:ascii="Times New Roman" w:hAnsi="Times New Roman"/>
          <w:color w:val="000000" w:themeColor="text1"/>
        </w:rPr>
        <w:t xml:space="preserve">, </w:t>
      </w:r>
      <w:r w:rsidRPr="002A0B52">
        <w:rPr>
          <w:rFonts w:ascii="Times New Roman" w:hAnsi="Times New Roman"/>
          <w:color w:val="000000" w:themeColor="text1"/>
        </w:rPr>
        <w:t>380.</w:t>
      </w:r>
    </w:p>
  </w:footnote>
  <w:footnote w:id="115">
    <w:p w14:paraId="36664AE3" w14:textId="30E119B4" w:rsidR="00C44E92" w:rsidRPr="002A0B52" w:rsidRDefault="00C44E92" w:rsidP="00C44E92">
      <w:pPr>
        <w:pStyle w:val="FootnoteText"/>
        <w:rPr>
          <w:rFonts w:ascii="Times New Roman" w:hAnsi="Times New Roman"/>
          <w:color w:val="000000" w:themeColor="text1"/>
        </w:rPr>
      </w:pPr>
      <w:r w:rsidRPr="002A0B52">
        <w:rPr>
          <w:rStyle w:val="FootnoteReference"/>
          <w:rFonts w:ascii="Times New Roman" w:hAnsi="Times New Roman"/>
          <w:color w:val="000000" w:themeColor="text1"/>
        </w:rPr>
        <w:footnoteRef/>
      </w:r>
      <w:r w:rsidRPr="002A0B52">
        <w:rPr>
          <w:rFonts w:ascii="Times New Roman" w:hAnsi="Times New Roman"/>
          <w:color w:val="000000" w:themeColor="text1"/>
        </w:rPr>
        <w:t xml:space="preserve"> </w:t>
      </w:r>
      <w:r w:rsidR="00D86BC6">
        <w:rPr>
          <w:rFonts w:ascii="Times New Roman" w:hAnsi="Times New Roman"/>
          <w:color w:val="000000" w:themeColor="text1"/>
        </w:rPr>
        <w:t>Ibid.</w:t>
      </w:r>
      <w:r w:rsidR="003902DE">
        <w:rPr>
          <w:rFonts w:ascii="Times New Roman" w:hAnsi="Times New Roman"/>
          <w:color w:val="000000" w:themeColor="text1"/>
        </w:rPr>
        <w:t xml:space="preserve">, </w:t>
      </w:r>
      <w:r w:rsidRPr="002A0B52">
        <w:rPr>
          <w:rFonts w:ascii="Times New Roman" w:hAnsi="Times New Roman"/>
          <w:color w:val="000000" w:themeColor="text1"/>
        </w:rPr>
        <w:t>381.</w:t>
      </w:r>
    </w:p>
  </w:footnote>
  <w:footnote w:id="116">
    <w:p w14:paraId="0D53A961" w14:textId="25C830C8" w:rsidR="00C44E92" w:rsidRPr="00EE4830" w:rsidRDefault="00C44E92" w:rsidP="00C44E92">
      <w:pPr>
        <w:pStyle w:val="FootnoteText"/>
        <w:rPr>
          <w:rFonts w:ascii="Times New Roman" w:hAnsi="Times New Roman"/>
          <w:color w:val="000000" w:themeColor="text1"/>
        </w:rPr>
      </w:pPr>
      <w:r w:rsidRPr="00AF0C60">
        <w:rPr>
          <w:rStyle w:val="FootnoteReference"/>
          <w:rFonts w:ascii="Times New Roman" w:hAnsi="Times New Roman"/>
          <w:color w:val="000000" w:themeColor="text1"/>
        </w:rPr>
        <w:footnoteRef/>
      </w:r>
      <w:r w:rsidRPr="00AF0C60">
        <w:rPr>
          <w:rFonts w:ascii="Times New Roman" w:hAnsi="Times New Roman"/>
          <w:color w:val="000000" w:themeColor="text1"/>
        </w:rPr>
        <w:t xml:space="preserve"> Letter from minister at the American Pro-Cathedral Church of the Holy Trinity to Margaret Anderson, November </w:t>
      </w:r>
      <w:r w:rsidRPr="00EE4830">
        <w:rPr>
          <w:rFonts w:ascii="Times New Roman" w:hAnsi="Times New Roman"/>
          <w:color w:val="000000" w:themeColor="text1"/>
        </w:rPr>
        <w:t>14, 1937.</w:t>
      </w:r>
      <w:r w:rsidR="00254F65" w:rsidRPr="00EE4830">
        <w:rPr>
          <w:rFonts w:ascii="Times New Roman" w:hAnsi="Times New Roman"/>
          <w:color w:val="000000" w:themeColor="text1"/>
        </w:rPr>
        <w:t xml:space="preserve"> PBAFP KFYA.</w:t>
      </w:r>
      <w:r w:rsidR="00EE4830" w:rsidRPr="00EE4830">
        <w:rPr>
          <w:rFonts w:ascii="Times New Roman" w:hAnsi="Times New Roman"/>
          <w:color w:val="000000" w:themeColor="text1"/>
        </w:rPr>
        <w:t xml:space="preserve"> See</w:t>
      </w:r>
      <w:r w:rsidR="00EE4830">
        <w:rPr>
          <w:rFonts w:ascii="Times New Roman" w:hAnsi="Times New Roman"/>
          <w:color w:val="000000" w:themeColor="text1"/>
        </w:rPr>
        <w:t xml:space="preserve"> </w:t>
      </w:r>
      <w:r w:rsidR="00EE4830" w:rsidRPr="00EE4830">
        <w:rPr>
          <w:rFonts w:ascii="Times New Roman" w:hAnsi="Times New Roman"/>
          <w:color w:val="000000" w:themeColor="text1"/>
        </w:rPr>
        <w:t>American Cathedral in Paris</w:t>
      </w:r>
      <w:r w:rsidR="0038187D">
        <w:rPr>
          <w:rFonts w:ascii="Times New Roman" w:hAnsi="Times New Roman"/>
          <w:color w:val="000000" w:themeColor="text1"/>
        </w:rPr>
        <w:t xml:space="preserve">, </w:t>
      </w:r>
      <w:hyperlink r:id="rId5" w:history="1">
        <w:r w:rsidR="0038187D" w:rsidRPr="008C06DC">
          <w:rPr>
            <w:rStyle w:val="Hyperlink"/>
            <w:rFonts w:ascii="Times New Roman" w:hAnsi="Times New Roman"/>
          </w:rPr>
          <w:t>https://amcathparis.com</w:t>
        </w:r>
      </w:hyperlink>
      <w:r w:rsidR="00EE4830" w:rsidRPr="00EE4830">
        <w:rPr>
          <w:rFonts w:ascii="Times New Roman" w:hAnsi="Times New Roman"/>
          <w:color w:val="000000" w:themeColor="text1"/>
        </w:rPr>
        <w:t xml:space="preserve"> (accessed November 3, 2023).</w:t>
      </w:r>
    </w:p>
  </w:footnote>
  <w:footnote w:id="117">
    <w:p w14:paraId="5D95A994" w14:textId="7B12BC00" w:rsidR="00C44E92" w:rsidRPr="00AF0C60" w:rsidRDefault="00C44E92" w:rsidP="00C44E92">
      <w:pPr>
        <w:pStyle w:val="FootnoteText"/>
        <w:rPr>
          <w:rFonts w:ascii="Times New Roman" w:hAnsi="Times New Roman"/>
          <w:color w:val="000000" w:themeColor="text1"/>
        </w:rPr>
      </w:pPr>
      <w:r w:rsidRPr="00AF0C60">
        <w:rPr>
          <w:rStyle w:val="FootnoteReference"/>
          <w:rFonts w:ascii="Times New Roman" w:hAnsi="Times New Roman"/>
          <w:color w:val="000000" w:themeColor="text1"/>
        </w:rPr>
        <w:footnoteRef/>
      </w:r>
      <w:r w:rsidRPr="00AF0C60">
        <w:rPr>
          <w:rFonts w:ascii="Times New Roman" w:hAnsi="Times New Roman"/>
          <w:color w:val="000000" w:themeColor="text1"/>
        </w:rPr>
        <w:t xml:space="preserve"> </w:t>
      </w:r>
      <w:r w:rsidR="00DB2999" w:rsidRPr="000004D6">
        <w:rPr>
          <w:rFonts w:ascii="Times New Roman" w:hAnsi="Times New Roman"/>
          <w:color w:val="000000" w:themeColor="text1"/>
        </w:rPr>
        <w:t>P</w:t>
      </w:r>
      <w:r w:rsidR="00DB2999">
        <w:rPr>
          <w:rFonts w:ascii="Times New Roman" w:hAnsi="Times New Roman"/>
          <w:color w:val="000000" w:themeColor="text1"/>
        </w:rPr>
        <w:t>aul B. Anderson</w:t>
      </w:r>
      <w:r w:rsidRPr="00AF0C60">
        <w:rPr>
          <w:rFonts w:ascii="Times New Roman" w:hAnsi="Times New Roman"/>
          <w:color w:val="000000" w:themeColor="text1"/>
        </w:rPr>
        <w:t>, “Report on Visit to the Baltics, Dec. 17, 1933 – Jan. 14, 1934</w:t>
      </w:r>
      <w:r w:rsidR="00254F65">
        <w:rPr>
          <w:rFonts w:ascii="Times New Roman" w:hAnsi="Times New Roman"/>
          <w:color w:val="000000" w:themeColor="text1"/>
        </w:rPr>
        <w:t>,</w:t>
      </w:r>
      <w:r w:rsidRPr="00AF0C60">
        <w:rPr>
          <w:rFonts w:ascii="Times New Roman" w:hAnsi="Times New Roman"/>
          <w:color w:val="000000" w:themeColor="text1"/>
        </w:rPr>
        <w:t>”</w:t>
      </w:r>
      <w:r w:rsidR="00254F65">
        <w:rPr>
          <w:rFonts w:ascii="Times New Roman" w:hAnsi="Times New Roman"/>
          <w:color w:val="000000" w:themeColor="text1"/>
        </w:rPr>
        <w:t xml:space="preserve"> </w:t>
      </w:r>
      <w:r>
        <w:rPr>
          <w:rFonts w:ascii="Times New Roman" w:hAnsi="Times New Roman"/>
          <w:color w:val="000000" w:themeColor="text1"/>
        </w:rPr>
        <w:t>1</w:t>
      </w:r>
      <w:r w:rsidR="00066255">
        <w:rPr>
          <w:rFonts w:ascii="Times New Roman" w:hAnsi="Times New Roman"/>
          <w:color w:val="000000" w:themeColor="text1"/>
        </w:rPr>
        <w:t>–</w:t>
      </w:r>
      <w:r>
        <w:rPr>
          <w:rFonts w:ascii="Times New Roman" w:hAnsi="Times New Roman"/>
          <w:color w:val="000000" w:themeColor="text1"/>
        </w:rPr>
        <w:t>2</w:t>
      </w:r>
      <w:r w:rsidR="00254F65">
        <w:rPr>
          <w:rFonts w:ascii="Times New Roman" w:hAnsi="Times New Roman"/>
          <w:color w:val="000000" w:themeColor="text1"/>
        </w:rPr>
        <w:t xml:space="preserve">. </w:t>
      </w:r>
      <w:r w:rsidR="00254F65" w:rsidRPr="00952DDE">
        <w:rPr>
          <w:rFonts w:ascii="Times New Roman" w:hAnsi="Times New Roman"/>
          <w:color w:val="000000" w:themeColor="text1"/>
        </w:rPr>
        <w:t>PBAFP KFYA</w:t>
      </w:r>
      <w:r w:rsidR="00254F65">
        <w:rPr>
          <w:rFonts w:ascii="Times New Roman" w:hAnsi="Times New Roman"/>
          <w:color w:val="000000" w:themeColor="text1"/>
        </w:rPr>
        <w:t>.</w:t>
      </w:r>
    </w:p>
  </w:footnote>
  <w:footnote w:id="118">
    <w:p w14:paraId="51978D93" w14:textId="1432FC8A" w:rsidR="00C44E92" w:rsidRPr="00DB2999" w:rsidRDefault="00C44E92" w:rsidP="00C44E92">
      <w:pPr>
        <w:pStyle w:val="FootnoteText"/>
        <w:rPr>
          <w:rFonts w:ascii="Times New Roman" w:hAnsi="Times New Roman"/>
          <w:color w:val="000000" w:themeColor="text1"/>
        </w:rPr>
      </w:pPr>
      <w:r w:rsidRPr="00DB2999">
        <w:rPr>
          <w:rStyle w:val="FootnoteReference"/>
          <w:rFonts w:ascii="Times New Roman" w:hAnsi="Times New Roman"/>
          <w:color w:val="000000" w:themeColor="text1"/>
        </w:rPr>
        <w:footnoteRef/>
      </w:r>
      <w:r w:rsidRPr="00DB2999">
        <w:rPr>
          <w:rFonts w:ascii="Times New Roman" w:hAnsi="Times New Roman"/>
          <w:color w:val="000000" w:themeColor="text1"/>
        </w:rPr>
        <w:t xml:space="preserve"> </w:t>
      </w:r>
      <w:r w:rsidR="00DB2999" w:rsidRPr="00DB2999">
        <w:rPr>
          <w:rFonts w:ascii="Times New Roman" w:hAnsi="Times New Roman"/>
          <w:color w:val="000000" w:themeColor="text1"/>
        </w:rPr>
        <w:t>Anderson</w:t>
      </w:r>
      <w:r w:rsidRPr="00DB2999">
        <w:rPr>
          <w:rFonts w:ascii="Times New Roman" w:hAnsi="Times New Roman"/>
          <w:color w:val="000000" w:themeColor="text1"/>
        </w:rPr>
        <w:t>, “Report on Visit</w:t>
      </w:r>
      <w:r w:rsidR="00254F65" w:rsidRPr="00DB2999">
        <w:rPr>
          <w:rFonts w:ascii="Times New Roman" w:hAnsi="Times New Roman"/>
          <w:color w:val="000000" w:themeColor="text1"/>
        </w:rPr>
        <w:t>,</w:t>
      </w:r>
      <w:r w:rsidRPr="00DB2999">
        <w:rPr>
          <w:rFonts w:ascii="Times New Roman" w:hAnsi="Times New Roman"/>
          <w:color w:val="000000" w:themeColor="text1"/>
        </w:rPr>
        <w:t>”</w:t>
      </w:r>
      <w:r w:rsidR="00254F65" w:rsidRPr="00DB2999">
        <w:rPr>
          <w:rFonts w:ascii="Times New Roman" w:hAnsi="Times New Roman"/>
          <w:color w:val="000000" w:themeColor="text1"/>
        </w:rPr>
        <w:t xml:space="preserve"> </w:t>
      </w:r>
      <w:r w:rsidRPr="00DB2999">
        <w:rPr>
          <w:rFonts w:ascii="Times New Roman" w:hAnsi="Times New Roman"/>
          <w:color w:val="000000" w:themeColor="text1"/>
        </w:rPr>
        <w:t>2</w:t>
      </w:r>
      <w:r w:rsidR="00066255">
        <w:rPr>
          <w:rFonts w:ascii="Times New Roman" w:hAnsi="Times New Roman"/>
          <w:color w:val="000000" w:themeColor="text1"/>
        </w:rPr>
        <w:t>–</w:t>
      </w:r>
      <w:r w:rsidRPr="00DB2999">
        <w:rPr>
          <w:rFonts w:ascii="Times New Roman" w:hAnsi="Times New Roman"/>
          <w:color w:val="000000" w:themeColor="text1"/>
        </w:rPr>
        <w:t>3</w:t>
      </w:r>
      <w:r w:rsidR="00254F65" w:rsidRPr="00DB2999">
        <w:rPr>
          <w:rFonts w:ascii="Times New Roman" w:hAnsi="Times New Roman"/>
          <w:color w:val="000000" w:themeColor="text1"/>
        </w:rPr>
        <w:t>.</w:t>
      </w:r>
    </w:p>
  </w:footnote>
  <w:footnote w:id="119">
    <w:p w14:paraId="3E1F0F14" w14:textId="6F5C643A" w:rsidR="00C44E92" w:rsidRPr="00DB2999" w:rsidRDefault="00C44E92" w:rsidP="00C44E92">
      <w:pPr>
        <w:rPr>
          <w:rFonts w:ascii="Times New Roman" w:eastAsia="Times New Roman" w:hAnsi="Times New Roman" w:cs="Times New Roman"/>
          <w:color w:val="000000" w:themeColor="text1"/>
          <w:sz w:val="20"/>
          <w:szCs w:val="20"/>
        </w:rPr>
      </w:pPr>
      <w:r w:rsidRPr="00DB2999">
        <w:rPr>
          <w:rStyle w:val="FootnoteReference"/>
          <w:rFonts w:ascii="Times New Roman" w:hAnsi="Times New Roman" w:cs="Times New Roman"/>
          <w:color w:val="000000" w:themeColor="text1"/>
          <w:sz w:val="20"/>
          <w:szCs w:val="20"/>
        </w:rPr>
        <w:footnoteRef/>
      </w:r>
      <w:r w:rsidRPr="00DB2999">
        <w:rPr>
          <w:rFonts w:ascii="Times New Roman" w:hAnsi="Times New Roman" w:cs="Times New Roman"/>
          <w:color w:val="000000" w:themeColor="text1"/>
          <w:sz w:val="20"/>
          <w:szCs w:val="20"/>
        </w:rPr>
        <w:t xml:space="preserve"> </w:t>
      </w:r>
      <w:r w:rsidR="00D86BC6">
        <w:rPr>
          <w:rFonts w:ascii="Times New Roman" w:hAnsi="Times New Roman"/>
          <w:color w:val="000000" w:themeColor="text1"/>
          <w:sz w:val="20"/>
          <w:szCs w:val="20"/>
        </w:rPr>
        <w:t>Ibid.</w:t>
      </w:r>
      <w:r w:rsidR="00C17BEB" w:rsidRPr="00DB2999">
        <w:rPr>
          <w:rFonts w:ascii="Times New Roman" w:eastAsia="Times New Roman" w:hAnsi="Times New Roman" w:cs="Times New Roman"/>
          <w:color w:val="000000" w:themeColor="text1"/>
          <w:sz w:val="20"/>
          <w:szCs w:val="20"/>
        </w:rPr>
        <w:t xml:space="preserve">, </w:t>
      </w:r>
      <w:r w:rsidRPr="00DB2999">
        <w:rPr>
          <w:rFonts w:ascii="Times New Roman" w:eastAsia="Times New Roman" w:hAnsi="Times New Roman" w:cs="Times New Roman"/>
          <w:color w:val="000000" w:themeColor="text1"/>
          <w:sz w:val="20"/>
          <w:szCs w:val="20"/>
        </w:rPr>
        <w:t>4</w:t>
      </w:r>
      <w:r w:rsidR="00066255">
        <w:rPr>
          <w:rFonts w:ascii="Times New Roman" w:eastAsia="Times New Roman" w:hAnsi="Times New Roman" w:cs="Times New Roman"/>
          <w:color w:val="000000" w:themeColor="text1"/>
          <w:sz w:val="20"/>
          <w:szCs w:val="20"/>
        </w:rPr>
        <w:t>–</w:t>
      </w:r>
      <w:r w:rsidRPr="00DB2999">
        <w:rPr>
          <w:rFonts w:ascii="Times New Roman" w:eastAsia="Times New Roman" w:hAnsi="Times New Roman" w:cs="Times New Roman"/>
          <w:color w:val="000000" w:themeColor="text1"/>
          <w:sz w:val="20"/>
          <w:szCs w:val="20"/>
        </w:rPr>
        <w:t>9</w:t>
      </w:r>
      <w:r w:rsidR="00C17BEB" w:rsidRPr="00DB2999">
        <w:rPr>
          <w:rFonts w:ascii="Times New Roman" w:eastAsia="Times New Roman" w:hAnsi="Times New Roman" w:cs="Times New Roman"/>
          <w:color w:val="000000" w:themeColor="text1"/>
          <w:sz w:val="20"/>
          <w:szCs w:val="20"/>
        </w:rPr>
        <w:t>.</w:t>
      </w:r>
    </w:p>
  </w:footnote>
  <w:footnote w:id="120">
    <w:p w14:paraId="2DE64BD9" w14:textId="6C1311E0" w:rsidR="00C44E92" w:rsidRPr="00DB2999" w:rsidRDefault="00C44E92" w:rsidP="00B7651E">
      <w:pPr>
        <w:rPr>
          <w:rFonts w:ascii="Times New Roman" w:eastAsia="Times New Roman" w:hAnsi="Times New Roman" w:cs="Times New Roman"/>
          <w:color w:val="000000" w:themeColor="text1"/>
          <w:sz w:val="20"/>
          <w:szCs w:val="20"/>
        </w:rPr>
      </w:pPr>
      <w:r w:rsidRPr="00DB2999">
        <w:rPr>
          <w:rStyle w:val="FootnoteReference"/>
          <w:rFonts w:ascii="Times New Roman" w:hAnsi="Times New Roman" w:cs="Times New Roman"/>
          <w:color w:val="000000" w:themeColor="text1"/>
          <w:sz w:val="20"/>
          <w:szCs w:val="20"/>
        </w:rPr>
        <w:footnoteRef/>
      </w:r>
      <w:r w:rsidRPr="00DB2999">
        <w:rPr>
          <w:rFonts w:ascii="Times New Roman" w:hAnsi="Times New Roman" w:cs="Times New Roman"/>
          <w:color w:val="000000" w:themeColor="text1"/>
          <w:sz w:val="20"/>
          <w:szCs w:val="20"/>
        </w:rPr>
        <w:t xml:space="preserve"> </w:t>
      </w:r>
      <w:r w:rsidRPr="00DB2999">
        <w:rPr>
          <w:rFonts w:ascii="Times New Roman" w:eastAsia="Times New Roman" w:hAnsi="Times New Roman" w:cs="Times New Roman"/>
          <w:color w:val="000000" w:themeColor="text1"/>
          <w:sz w:val="20"/>
          <w:szCs w:val="20"/>
        </w:rPr>
        <w:t xml:space="preserve">Frank Slack </w:t>
      </w:r>
      <w:r w:rsidR="0048647C">
        <w:rPr>
          <w:rFonts w:ascii="Times New Roman" w:eastAsia="Times New Roman" w:hAnsi="Times New Roman" w:cs="Times New Roman"/>
          <w:color w:val="000000" w:themeColor="text1"/>
          <w:sz w:val="20"/>
          <w:szCs w:val="20"/>
        </w:rPr>
        <w:t xml:space="preserve">letter </w:t>
      </w:r>
      <w:r w:rsidRPr="00DB2999">
        <w:rPr>
          <w:rFonts w:ascii="Times New Roman" w:eastAsia="Times New Roman" w:hAnsi="Times New Roman" w:cs="Times New Roman"/>
          <w:color w:val="000000" w:themeColor="text1"/>
          <w:sz w:val="20"/>
          <w:szCs w:val="20"/>
        </w:rPr>
        <w:t xml:space="preserve">to </w:t>
      </w:r>
      <w:r w:rsidR="00DB2999" w:rsidRPr="00DB2999">
        <w:rPr>
          <w:rFonts w:ascii="Times New Roman" w:hAnsi="Times New Roman"/>
          <w:color w:val="000000" w:themeColor="text1"/>
          <w:sz w:val="20"/>
          <w:szCs w:val="20"/>
        </w:rPr>
        <w:t>Paul B. Anderson</w:t>
      </w:r>
      <w:r w:rsidRPr="00DB2999">
        <w:rPr>
          <w:rFonts w:ascii="Times New Roman" w:eastAsia="Times New Roman" w:hAnsi="Times New Roman" w:cs="Times New Roman"/>
          <w:color w:val="000000" w:themeColor="text1"/>
          <w:sz w:val="20"/>
          <w:szCs w:val="20"/>
        </w:rPr>
        <w:t>, December 7, 1931</w:t>
      </w:r>
      <w:r w:rsidR="00C17BEB" w:rsidRPr="00DB2999">
        <w:rPr>
          <w:rFonts w:ascii="Times New Roman" w:eastAsia="Times New Roman" w:hAnsi="Times New Roman" w:cs="Times New Roman"/>
          <w:color w:val="000000" w:themeColor="text1"/>
          <w:sz w:val="20"/>
          <w:szCs w:val="20"/>
        </w:rPr>
        <w:t xml:space="preserve">, </w:t>
      </w:r>
      <w:r w:rsidRPr="00DB2999">
        <w:rPr>
          <w:rFonts w:ascii="Times New Roman" w:eastAsia="Times New Roman" w:hAnsi="Times New Roman" w:cs="Times New Roman"/>
          <w:color w:val="000000" w:themeColor="text1"/>
          <w:sz w:val="20"/>
          <w:szCs w:val="20"/>
        </w:rPr>
        <w:t>2</w:t>
      </w:r>
      <w:r w:rsidR="00066255">
        <w:rPr>
          <w:rFonts w:ascii="Times New Roman" w:eastAsia="Times New Roman" w:hAnsi="Times New Roman" w:cs="Times New Roman"/>
          <w:color w:val="000000" w:themeColor="text1"/>
          <w:sz w:val="20"/>
          <w:szCs w:val="20"/>
        </w:rPr>
        <w:t>–</w:t>
      </w:r>
      <w:r w:rsidRPr="00DB2999">
        <w:rPr>
          <w:rFonts w:ascii="Times New Roman" w:eastAsia="Times New Roman" w:hAnsi="Times New Roman" w:cs="Times New Roman"/>
          <w:color w:val="000000" w:themeColor="text1"/>
          <w:sz w:val="20"/>
          <w:szCs w:val="20"/>
        </w:rPr>
        <w:t>3.</w:t>
      </w:r>
      <w:r w:rsidR="00C17BEB" w:rsidRPr="00DB2999">
        <w:rPr>
          <w:rFonts w:ascii="Times New Roman" w:eastAsia="Times New Roman" w:hAnsi="Times New Roman" w:cs="Times New Roman"/>
          <w:color w:val="000000" w:themeColor="text1"/>
          <w:sz w:val="20"/>
          <w:szCs w:val="20"/>
        </w:rPr>
        <w:t xml:space="preserve"> </w:t>
      </w:r>
      <w:r w:rsidR="00C17BEB" w:rsidRPr="00DB2999">
        <w:rPr>
          <w:rFonts w:ascii="Times New Roman" w:hAnsi="Times New Roman" w:cs="Times New Roman"/>
          <w:color w:val="000000" w:themeColor="text1"/>
          <w:sz w:val="20"/>
          <w:szCs w:val="20"/>
        </w:rPr>
        <w:t>PBAFP KFYA</w:t>
      </w:r>
      <w:r w:rsidR="00C17BEB" w:rsidRPr="00DB2999">
        <w:rPr>
          <w:rFonts w:ascii="Times New Roman" w:hAnsi="Times New Roman"/>
          <w:color w:val="000000" w:themeColor="text1"/>
          <w:sz w:val="20"/>
          <w:szCs w:val="20"/>
        </w:rPr>
        <w:t>.</w:t>
      </w:r>
    </w:p>
  </w:footnote>
  <w:footnote w:id="121">
    <w:p w14:paraId="1E3A386E" w14:textId="3D512737" w:rsidR="00237E71" w:rsidRPr="00DB2999" w:rsidRDefault="00237E71" w:rsidP="00237E71">
      <w:pPr>
        <w:autoSpaceDE w:val="0"/>
        <w:autoSpaceDN w:val="0"/>
        <w:adjustRightInd w:val="0"/>
        <w:contextualSpacing/>
        <w:rPr>
          <w:rFonts w:ascii="Times New Roman" w:hAnsi="Times New Roman" w:cs="Times New Roman"/>
          <w:color w:val="000000"/>
          <w:sz w:val="20"/>
          <w:szCs w:val="20"/>
        </w:rPr>
      </w:pPr>
      <w:r w:rsidRPr="00DB2999">
        <w:rPr>
          <w:rStyle w:val="FootnoteReference"/>
          <w:rFonts w:ascii="Times New Roman" w:hAnsi="Times New Roman" w:cs="Times New Roman"/>
          <w:sz w:val="20"/>
          <w:szCs w:val="20"/>
        </w:rPr>
        <w:footnoteRef/>
      </w:r>
      <w:r w:rsidRPr="00DB2999">
        <w:rPr>
          <w:rFonts w:ascii="Times New Roman" w:hAnsi="Times New Roman" w:cs="Times New Roman"/>
          <w:sz w:val="20"/>
          <w:szCs w:val="20"/>
        </w:rPr>
        <w:t xml:space="preserve"> </w:t>
      </w:r>
      <w:r w:rsidRPr="00DB2999">
        <w:rPr>
          <w:rFonts w:ascii="Times New Roman" w:hAnsi="Times New Roman" w:cs="Times New Roman"/>
          <w:color w:val="000000"/>
          <w:sz w:val="20"/>
          <w:szCs w:val="20"/>
        </w:rPr>
        <w:t xml:space="preserve">Donald E. Davis, </w:t>
      </w:r>
      <w:r w:rsidRPr="00DB2999">
        <w:rPr>
          <w:rFonts w:ascii="Times New Roman" w:hAnsi="Times New Roman" w:cs="Times New Roman"/>
          <w:sz w:val="20"/>
          <w:szCs w:val="20"/>
        </w:rPr>
        <w:t xml:space="preserve">“The American YMCA and the Russian Emigration,” </w:t>
      </w:r>
      <w:r w:rsidRPr="00DB2999">
        <w:rPr>
          <w:rFonts w:ascii="Times New Roman" w:hAnsi="Times New Roman" w:cs="Times New Roman"/>
          <w:i/>
          <w:sz w:val="20"/>
          <w:szCs w:val="20"/>
        </w:rPr>
        <w:t>Sobornost</w:t>
      </w:r>
      <w:r w:rsidRPr="00DB2999">
        <w:rPr>
          <w:rFonts w:ascii="Times New Roman" w:hAnsi="Times New Roman" w:cs="Times New Roman"/>
          <w:sz w:val="20"/>
          <w:szCs w:val="20"/>
        </w:rPr>
        <w:t xml:space="preserve"> 9 (1987): </w:t>
      </w:r>
      <w:r w:rsidRPr="00DB2999">
        <w:rPr>
          <w:rFonts w:ascii="Times New Roman" w:hAnsi="Times New Roman" w:cs="Times New Roman"/>
          <w:color w:val="000000"/>
          <w:sz w:val="20"/>
          <w:szCs w:val="20"/>
        </w:rPr>
        <w:t>35.</w:t>
      </w:r>
    </w:p>
  </w:footnote>
  <w:footnote w:id="122">
    <w:p w14:paraId="5F71893C" w14:textId="632F9A3C" w:rsidR="00B7651E" w:rsidRPr="00C17BEB" w:rsidRDefault="00B7651E" w:rsidP="008B2313">
      <w:pPr>
        <w:autoSpaceDE w:val="0"/>
        <w:autoSpaceDN w:val="0"/>
        <w:adjustRightInd w:val="0"/>
        <w:contextualSpacing/>
        <w:rPr>
          <w:rFonts w:ascii="Times New Roman" w:hAnsi="Times New Roman" w:cs="Times New Roman"/>
          <w:sz w:val="20"/>
          <w:szCs w:val="20"/>
        </w:rPr>
      </w:pPr>
      <w:r w:rsidRPr="00DB2999">
        <w:rPr>
          <w:rStyle w:val="FootnoteReference"/>
          <w:rFonts w:ascii="Times New Roman" w:hAnsi="Times New Roman" w:cs="Times New Roman"/>
          <w:sz w:val="20"/>
          <w:szCs w:val="20"/>
        </w:rPr>
        <w:footnoteRef/>
      </w:r>
      <w:r w:rsidRPr="00DB2999">
        <w:rPr>
          <w:rFonts w:ascii="Times New Roman" w:hAnsi="Times New Roman" w:cs="Times New Roman"/>
          <w:sz w:val="20"/>
          <w:szCs w:val="20"/>
        </w:rPr>
        <w:t xml:space="preserve"> </w:t>
      </w:r>
      <w:r w:rsidR="008B2313" w:rsidRPr="00DB2999">
        <w:rPr>
          <w:rFonts w:ascii="Times New Roman" w:hAnsi="Times New Roman" w:cs="Times New Roman"/>
          <w:sz w:val="20"/>
          <w:szCs w:val="20"/>
        </w:rPr>
        <w:t>E. V. Ivanova, “Angel-</w:t>
      </w:r>
      <w:proofErr w:type="spellStart"/>
      <w:r w:rsidR="008B2313" w:rsidRPr="00DB2999">
        <w:rPr>
          <w:rFonts w:ascii="Times New Roman" w:hAnsi="Times New Roman" w:cs="Times New Roman"/>
          <w:sz w:val="20"/>
          <w:szCs w:val="20"/>
        </w:rPr>
        <w:t>khranitel</w:t>
      </w:r>
      <w:proofErr w:type="spellEnd"/>
      <w:r w:rsidR="008B2313" w:rsidRPr="00DB2999">
        <w:rPr>
          <w:rFonts w:ascii="Times New Roman" w:hAnsi="Times New Roman" w:cs="Times New Roman"/>
          <w:sz w:val="20"/>
          <w:szCs w:val="20"/>
        </w:rPr>
        <w:t xml:space="preserve">’ </w:t>
      </w:r>
      <w:proofErr w:type="spellStart"/>
      <w:r w:rsidR="008B2313" w:rsidRPr="00DB2999">
        <w:rPr>
          <w:rFonts w:ascii="Times New Roman" w:hAnsi="Times New Roman" w:cs="Times New Roman"/>
          <w:sz w:val="20"/>
          <w:szCs w:val="20"/>
        </w:rPr>
        <w:t>russkogo</w:t>
      </w:r>
      <w:proofErr w:type="spellEnd"/>
      <w:r w:rsidR="008B2313" w:rsidRPr="00DB2999">
        <w:rPr>
          <w:rFonts w:ascii="Times New Roman" w:hAnsi="Times New Roman" w:cs="Times New Roman"/>
          <w:sz w:val="20"/>
          <w:szCs w:val="20"/>
        </w:rPr>
        <w:t xml:space="preserve"> </w:t>
      </w:r>
      <w:proofErr w:type="spellStart"/>
      <w:r w:rsidR="008B2313" w:rsidRPr="00DB2999">
        <w:rPr>
          <w:rFonts w:ascii="Times New Roman" w:hAnsi="Times New Roman" w:cs="Times New Roman"/>
          <w:sz w:val="20"/>
          <w:szCs w:val="20"/>
        </w:rPr>
        <w:t>izgnaniia</w:t>
      </w:r>
      <w:proofErr w:type="spellEnd"/>
      <w:r w:rsidR="008B2313" w:rsidRPr="00DB2999">
        <w:rPr>
          <w:rFonts w:ascii="Times New Roman" w:hAnsi="Times New Roman" w:cs="Times New Roman"/>
          <w:sz w:val="20"/>
          <w:szCs w:val="20"/>
        </w:rPr>
        <w:t xml:space="preserve">: Pol Anderson i o. Sergii Bulgakov. K </w:t>
      </w:r>
      <w:proofErr w:type="spellStart"/>
      <w:r w:rsidR="008B2313" w:rsidRPr="00DB2999">
        <w:rPr>
          <w:rFonts w:ascii="Times New Roman" w:hAnsi="Times New Roman" w:cs="Times New Roman"/>
          <w:sz w:val="20"/>
          <w:szCs w:val="20"/>
        </w:rPr>
        <w:t>istorii</w:t>
      </w:r>
      <w:proofErr w:type="spellEnd"/>
      <w:r w:rsidR="008B2313" w:rsidRPr="00DB2999">
        <w:rPr>
          <w:rFonts w:ascii="Times New Roman" w:hAnsi="Times New Roman" w:cs="Times New Roman"/>
          <w:sz w:val="20"/>
          <w:szCs w:val="20"/>
        </w:rPr>
        <w:t xml:space="preserve"> </w:t>
      </w:r>
      <w:proofErr w:type="spellStart"/>
      <w:r w:rsidR="008B2313" w:rsidRPr="00DB2999">
        <w:rPr>
          <w:rFonts w:ascii="Times New Roman" w:hAnsi="Times New Roman" w:cs="Times New Roman"/>
          <w:sz w:val="20"/>
          <w:szCs w:val="20"/>
        </w:rPr>
        <w:t>vzaimootnoshenii</w:t>
      </w:r>
      <w:proofErr w:type="spellEnd"/>
      <w:r w:rsidR="008B2313" w:rsidRPr="00DB2999">
        <w:rPr>
          <w:rFonts w:ascii="Times New Roman" w:hAnsi="Times New Roman" w:cs="Times New Roman"/>
          <w:sz w:val="20"/>
          <w:szCs w:val="20"/>
        </w:rPr>
        <w:t>,”</w:t>
      </w:r>
      <w:r w:rsidR="0038187D">
        <w:rPr>
          <w:rFonts w:ascii="Times New Roman" w:hAnsi="Times New Roman" w:cs="Times New Roman"/>
          <w:sz w:val="20"/>
          <w:szCs w:val="20"/>
        </w:rPr>
        <w:t xml:space="preserve"> </w:t>
      </w:r>
      <w:r w:rsidR="008B2313" w:rsidRPr="00DB2999">
        <w:rPr>
          <w:rFonts w:ascii="Times New Roman" w:hAnsi="Times New Roman" w:cs="Times New Roman"/>
          <w:sz w:val="20"/>
          <w:szCs w:val="20"/>
        </w:rPr>
        <w:t xml:space="preserve">in </w:t>
      </w:r>
      <w:r w:rsidR="008B2313" w:rsidRPr="00DB2999">
        <w:rPr>
          <w:rFonts w:ascii="Times New Roman" w:hAnsi="Times New Roman" w:cs="Times New Roman"/>
          <w:i/>
          <w:iCs/>
          <w:sz w:val="20"/>
          <w:szCs w:val="20"/>
        </w:rPr>
        <w:t xml:space="preserve">S. N. Bulgakov: </w:t>
      </w:r>
      <w:proofErr w:type="spellStart"/>
      <w:r w:rsidR="008B2313" w:rsidRPr="00DB2999">
        <w:rPr>
          <w:rFonts w:ascii="Times New Roman" w:hAnsi="Times New Roman" w:cs="Times New Roman"/>
          <w:i/>
          <w:iCs/>
          <w:sz w:val="20"/>
          <w:szCs w:val="20"/>
        </w:rPr>
        <w:t>Religiozno</w:t>
      </w:r>
      <w:proofErr w:type="spellEnd"/>
      <w:r w:rsidR="00066255">
        <w:rPr>
          <w:rFonts w:ascii="Times New Roman" w:hAnsi="Times New Roman" w:cs="Times New Roman"/>
          <w:i/>
          <w:iCs/>
          <w:sz w:val="20"/>
          <w:szCs w:val="20"/>
        </w:rPr>
        <w:t>–</w:t>
      </w:r>
      <w:proofErr w:type="spellStart"/>
      <w:r w:rsidR="008B2313" w:rsidRPr="00DB2999">
        <w:rPr>
          <w:rFonts w:ascii="Times New Roman" w:hAnsi="Times New Roman" w:cs="Times New Roman"/>
          <w:i/>
          <w:iCs/>
          <w:sz w:val="20"/>
          <w:szCs w:val="20"/>
        </w:rPr>
        <w:t>filosofskii</w:t>
      </w:r>
      <w:proofErr w:type="spellEnd"/>
      <w:r w:rsidR="008B2313" w:rsidRPr="00DB2999">
        <w:rPr>
          <w:rFonts w:ascii="Times New Roman" w:hAnsi="Times New Roman" w:cs="Times New Roman"/>
          <w:i/>
          <w:iCs/>
          <w:sz w:val="20"/>
          <w:szCs w:val="20"/>
        </w:rPr>
        <w:t xml:space="preserve"> put’.</w:t>
      </w:r>
      <w:r w:rsidR="008B2313" w:rsidRPr="00DB2999">
        <w:rPr>
          <w:rFonts w:ascii="Times New Roman" w:hAnsi="Times New Roman" w:cs="Times New Roman"/>
          <w:sz w:val="20"/>
          <w:szCs w:val="20"/>
        </w:rPr>
        <w:t xml:space="preserve"> </w:t>
      </w:r>
      <w:proofErr w:type="spellStart"/>
      <w:r w:rsidR="008B2313" w:rsidRPr="00DB2999">
        <w:rPr>
          <w:rFonts w:ascii="Times New Roman" w:hAnsi="Times New Roman" w:cs="Times New Roman"/>
          <w:sz w:val="20"/>
          <w:szCs w:val="20"/>
        </w:rPr>
        <w:t>Mezhdunarodnaia</w:t>
      </w:r>
      <w:proofErr w:type="spellEnd"/>
      <w:r w:rsidR="008B2313" w:rsidRPr="00DB2999">
        <w:rPr>
          <w:rFonts w:ascii="Times New Roman" w:hAnsi="Times New Roman" w:cs="Times New Roman"/>
          <w:sz w:val="20"/>
          <w:szCs w:val="20"/>
        </w:rPr>
        <w:t xml:space="preserve"> </w:t>
      </w:r>
      <w:proofErr w:type="spellStart"/>
      <w:r w:rsidR="008B2313" w:rsidRPr="00DB2999">
        <w:rPr>
          <w:rFonts w:ascii="Times New Roman" w:hAnsi="Times New Roman" w:cs="Times New Roman"/>
          <w:sz w:val="20"/>
          <w:szCs w:val="20"/>
        </w:rPr>
        <w:t>nauchnaia</w:t>
      </w:r>
      <w:proofErr w:type="spellEnd"/>
      <w:r w:rsidR="008B2313" w:rsidRPr="00C17BEB">
        <w:rPr>
          <w:rFonts w:ascii="Times New Roman" w:hAnsi="Times New Roman" w:cs="Times New Roman"/>
          <w:sz w:val="20"/>
          <w:szCs w:val="20"/>
        </w:rPr>
        <w:t xml:space="preserve"> </w:t>
      </w:r>
      <w:proofErr w:type="spellStart"/>
      <w:r w:rsidR="008B2313" w:rsidRPr="00C17BEB">
        <w:rPr>
          <w:rFonts w:ascii="Times New Roman" w:hAnsi="Times New Roman" w:cs="Times New Roman"/>
          <w:sz w:val="20"/>
          <w:szCs w:val="20"/>
        </w:rPr>
        <w:t>konferentsiia</w:t>
      </w:r>
      <w:proofErr w:type="spellEnd"/>
      <w:r w:rsidR="008B2313" w:rsidRPr="00C17BEB">
        <w:rPr>
          <w:rFonts w:ascii="Times New Roman" w:hAnsi="Times New Roman" w:cs="Times New Roman"/>
          <w:sz w:val="20"/>
          <w:szCs w:val="20"/>
        </w:rPr>
        <w:t xml:space="preserve">, </w:t>
      </w:r>
      <w:proofErr w:type="spellStart"/>
      <w:r w:rsidR="008B2313" w:rsidRPr="00C17BEB">
        <w:rPr>
          <w:rFonts w:ascii="Times New Roman" w:hAnsi="Times New Roman" w:cs="Times New Roman"/>
          <w:sz w:val="20"/>
          <w:szCs w:val="20"/>
        </w:rPr>
        <w:t>posviashchenn</w:t>
      </w:r>
      <w:r w:rsidR="00E20FFB">
        <w:rPr>
          <w:rFonts w:ascii="Times New Roman" w:hAnsi="Times New Roman" w:cs="Times New Roman"/>
          <w:sz w:val="20"/>
          <w:szCs w:val="20"/>
        </w:rPr>
        <w:t>a</w:t>
      </w:r>
      <w:r w:rsidR="008B2313" w:rsidRPr="00C17BEB">
        <w:rPr>
          <w:rFonts w:ascii="Times New Roman" w:hAnsi="Times New Roman" w:cs="Times New Roman"/>
          <w:sz w:val="20"/>
          <w:szCs w:val="20"/>
        </w:rPr>
        <w:t>ia</w:t>
      </w:r>
      <w:proofErr w:type="spellEnd"/>
      <w:r w:rsidR="008B2313" w:rsidRPr="00C17BEB">
        <w:rPr>
          <w:rFonts w:ascii="Times New Roman" w:hAnsi="Times New Roman" w:cs="Times New Roman"/>
          <w:sz w:val="20"/>
          <w:szCs w:val="20"/>
        </w:rPr>
        <w:t xml:space="preserve"> 130</w:t>
      </w:r>
      <w:r w:rsidR="00066255">
        <w:rPr>
          <w:rFonts w:ascii="Times New Roman" w:hAnsi="Times New Roman" w:cs="Times New Roman"/>
          <w:sz w:val="20"/>
          <w:szCs w:val="20"/>
        </w:rPr>
        <w:t>–</w:t>
      </w:r>
      <w:proofErr w:type="spellStart"/>
      <w:r w:rsidR="008B2313" w:rsidRPr="00C17BEB">
        <w:rPr>
          <w:rFonts w:ascii="Times New Roman" w:hAnsi="Times New Roman" w:cs="Times New Roman"/>
          <w:sz w:val="20"/>
          <w:szCs w:val="20"/>
        </w:rPr>
        <w:t>letiiu</w:t>
      </w:r>
      <w:proofErr w:type="spellEnd"/>
      <w:r w:rsidR="008B2313" w:rsidRPr="00C17BEB">
        <w:rPr>
          <w:rFonts w:ascii="Times New Roman" w:hAnsi="Times New Roman" w:cs="Times New Roman"/>
          <w:sz w:val="20"/>
          <w:szCs w:val="20"/>
        </w:rPr>
        <w:t xml:space="preserve"> so </w:t>
      </w:r>
      <w:proofErr w:type="spellStart"/>
      <w:r w:rsidR="008B2313" w:rsidRPr="00C17BEB">
        <w:rPr>
          <w:rFonts w:ascii="Times New Roman" w:hAnsi="Times New Roman" w:cs="Times New Roman"/>
          <w:sz w:val="20"/>
          <w:szCs w:val="20"/>
        </w:rPr>
        <w:t>dnia</w:t>
      </w:r>
      <w:proofErr w:type="spellEnd"/>
      <w:r w:rsidR="008B2313" w:rsidRPr="00C17BEB">
        <w:rPr>
          <w:rFonts w:ascii="Times New Roman" w:hAnsi="Times New Roman" w:cs="Times New Roman"/>
          <w:sz w:val="20"/>
          <w:szCs w:val="20"/>
        </w:rPr>
        <w:t xml:space="preserve"> </w:t>
      </w:r>
      <w:proofErr w:type="spellStart"/>
      <w:r w:rsidR="008B2313" w:rsidRPr="00C17BEB">
        <w:rPr>
          <w:rFonts w:ascii="Times New Roman" w:hAnsi="Times New Roman" w:cs="Times New Roman"/>
          <w:sz w:val="20"/>
          <w:szCs w:val="20"/>
        </w:rPr>
        <w:t>rozhdeniia</w:t>
      </w:r>
      <w:proofErr w:type="spellEnd"/>
      <w:r w:rsidR="008B2313" w:rsidRPr="00C17BEB">
        <w:rPr>
          <w:rFonts w:ascii="Times New Roman" w:hAnsi="Times New Roman" w:cs="Times New Roman"/>
          <w:sz w:val="20"/>
          <w:szCs w:val="20"/>
        </w:rPr>
        <w:t xml:space="preserve"> 5</w:t>
      </w:r>
      <w:r w:rsidR="00066255">
        <w:rPr>
          <w:rFonts w:ascii="Times New Roman" w:hAnsi="Times New Roman" w:cs="Times New Roman"/>
          <w:sz w:val="20"/>
          <w:szCs w:val="20"/>
        </w:rPr>
        <w:t>–</w:t>
      </w:r>
      <w:r w:rsidR="008B2313" w:rsidRPr="00C17BEB">
        <w:rPr>
          <w:rFonts w:ascii="Times New Roman" w:hAnsi="Times New Roman" w:cs="Times New Roman"/>
          <w:sz w:val="20"/>
          <w:szCs w:val="20"/>
        </w:rPr>
        <w:t xml:space="preserve">7 </w:t>
      </w:r>
      <w:proofErr w:type="spellStart"/>
      <w:r w:rsidR="008B2313" w:rsidRPr="00C17BEB">
        <w:rPr>
          <w:rFonts w:ascii="Times New Roman" w:hAnsi="Times New Roman" w:cs="Times New Roman"/>
          <w:sz w:val="20"/>
          <w:szCs w:val="20"/>
        </w:rPr>
        <w:t>marta</w:t>
      </w:r>
      <w:proofErr w:type="spellEnd"/>
      <w:r w:rsidR="008B2313" w:rsidRPr="00C17BEB">
        <w:rPr>
          <w:rFonts w:ascii="Times New Roman" w:hAnsi="Times New Roman" w:cs="Times New Roman"/>
          <w:sz w:val="20"/>
          <w:szCs w:val="20"/>
        </w:rPr>
        <w:t xml:space="preserve"> 2001 g., </w:t>
      </w:r>
      <w:r w:rsidR="0038187D">
        <w:rPr>
          <w:rFonts w:ascii="Times New Roman" w:hAnsi="Times New Roman" w:cs="Times New Roman"/>
          <w:sz w:val="20"/>
          <w:szCs w:val="20"/>
        </w:rPr>
        <w:t xml:space="preserve">ed. </w:t>
      </w:r>
      <w:r w:rsidR="008B2313" w:rsidRPr="00C17BEB">
        <w:rPr>
          <w:rFonts w:ascii="Times New Roman" w:hAnsi="Times New Roman" w:cs="Times New Roman"/>
          <w:sz w:val="20"/>
          <w:szCs w:val="20"/>
        </w:rPr>
        <w:t>A. P. Kozyrev</w:t>
      </w:r>
      <w:r w:rsidR="0038187D">
        <w:rPr>
          <w:rFonts w:ascii="Times New Roman" w:hAnsi="Times New Roman" w:cs="Times New Roman"/>
          <w:sz w:val="20"/>
          <w:szCs w:val="20"/>
        </w:rPr>
        <w:t xml:space="preserve"> </w:t>
      </w:r>
      <w:r w:rsidR="008B2313" w:rsidRPr="00C17BEB">
        <w:rPr>
          <w:rFonts w:ascii="Times New Roman" w:hAnsi="Times New Roman" w:cs="Times New Roman"/>
          <w:sz w:val="20"/>
          <w:szCs w:val="20"/>
        </w:rPr>
        <w:t xml:space="preserve">(Moscow: </w:t>
      </w:r>
      <w:proofErr w:type="spellStart"/>
      <w:r w:rsidR="008B2313" w:rsidRPr="00C17BEB">
        <w:rPr>
          <w:rFonts w:ascii="Times New Roman" w:hAnsi="Times New Roman" w:cs="Times New Roman"/>
          <w:sz w:val="20"/>
          <w:szCs w:val="20"/>
        </w:rPr>
        <w:t>Russkii</w:t>
      </w:r>
      <w:proofErr w:type="spellEnd"/>
      <w:r w:rsidR="008B2313" w:rsidRPr="00C17BEB">
        <w:rPr>
          <w:rFonts w:ascii="Times New Roman" w:hAnsi="Times New Roman" w:cs="Times New Roman"/>
          <w:sz w:val="20"/>
          <w:szCs w:val="20"/>
        </w:rPr>
        <w:t xml:space="preserve"> put’, 2003), </w:t>
      </w:r>
      <w:r w:rsidRPr="00C17BEB">
        <w:rPr>
          <w:rFonts w:ascii="Times New Roman" w:hAnsi="Times New Roman" w:cs="Times New Roman"/>
          <w:sz w:val="20"/>
          <w:szCs w:val="20"/>
        </w:rPr>
        <w:t>115</w:t>
      </w:r>
      <w:r w:rsidR="008B2313" w:rsidRPr="00C17BEB">
        <w:rPr>
          <w:rFonts w:ascii="Times New Roman" w:hAnsi="Times New Roman" w:cs="Times New Roman"/>
          <w:sz w:val="20"/>
          <w:szCs w:val="20"/>
        </w:rPr>
        <w:t>.</w:t>
      </w:r>
    </w:p>
  </w:footnote>
  <w:footnote w:id="123">
    <w:p w14:paraId="122E36AA" w14:textId="7841AA50" w:rsidR="008C15DE" w:rsidRPr="00260070" w:rsidRDefault="008C15DE" w:rsidP="00260070">
      <w:pPr>
        <w:rPr>
          <w:rFonts w:ascii="Times New Roman" w:hAnsi="Times New Roman" w:cs="Times New Roman"/>
          <w:sz w:val="20"/>
          <w:szCs w:val="20"/>
        </w:rPr>
      </w:pPr>
      <w:r w:rsidRPr="008C15DE">
        <w:rPr>
          <w:rStyle w:val="FootnoteReference"/>
          <w:rFonts w:ascii="Times New Roman" w:hAnsi="Times New Roman" w:cs="Times New Roman"/>
          <w:sz w:val="20"/>
          <w:szCs w:val="20"/>
        </w:rPr>
        <w:footnoteRef/>
      </w:r>
      <w:r w:rsidRPr="008C15DE">
        <w:rPr>
          <w:rFonts w:ascii="Times New Roman" w:hAnsi="Times New Roman" w:cs="Times New Roman"/>
          <w:sz w:val="20"/>
          <w:szCs w:val="20"/>
        </w:rPr>
        <w:t xml:space="preserve"> </w:t>
      </w:r>
      <w:proofErr w:type="spellStart"/>
      <w:r w:rsidRPr="008C15DE">
        <w:rPr>
          <w:rFonts w:ascii="Times New Roman" w:hAnsi="Times New Roman" w:cs="Times New Roman"/>
          <w:sz w:val="20"/>
          <w:szCs w:val="20"/>
        </w:rPr>
        <w:t>Metropolit</w:t>
      </w:r>
      <w:proofErr w:type="spellEnd"/>
      <w:r w:rsidRPr="008C15DE">
        <w:rPr>
          <w:rFonts w:ascii="Times New Roman" w:hAnsi="Times New Roman" w:cs="Times New Roman"/>
          <w:sz w:val="20"/>
          <w:szCs w:val="20"/>
        </w:rPr>
        <w:t xml:space="preserve"> </w:t>
      </w:r>
      <w:proofErr w:type="spellStart"/>
      <w:r w:rsidRPr="008C15DE">
        <w:rPr>
          <w:rFonts w:ascii="Times New Roman" w:hAnsi="Times New Roman" w:cs="Times New Roman"/>
          <w:sz w:val="20"/>
          <w:szCs w:val="20"/>
        </w:rPr>
        <w:t>Evlogy</w:t>
      </w:r>
      <w:proofErr w:type="spellEnd"/>
      <w:r>
        <w:rPr>
          <w:rFonts w:ascii="Times New Roman" w:hAnsi="Times New Roman" w:cs="Times New Roman"/>
          <w:sz w:val="20"/>
          <w:szCs w:val="20"/>
        </w:rPr>
        <w:t xml:space="preserve">, </w:t>
      </w:r>
      <w:r w:rsidRPr="008C15DE">
        <w:rPr>
          <w:rFonts w:ascii="Times New Roman" w:hAnsi="Times New Roman" w:cs="Times New Roman"/>
          <w:i/>
          <w:sz w:val="20"/>
          <w:szCs w:val="20"/>
        </w:rPr>
        <w:t xml:space="preserve">Put’ </w:t>
      </w:r>
      <w:proofErr w:type="spellStart"/>
      <w:r w:rsidRPr="008C15DE">
        <w:rPr>
          <w:rFonts w:ascii="Times New Roman" w:hAnsi="Times New Roman" w:cs="Times New Roman"/>
          <w:i/>
          <w:sz w:val="20"/>
          <w:szCs w:val="20"/>
        </w:rPr>
        <w:t>moei</w:t>
      </w:r>
      <w:proofErr w:type="spellEnd"/>
      <w:r w:rsidRPr="008C15DE">
        <w:rPr>
          <w:rFonts w:ascii="Times New Roman" w:hAnsi="Times New Roman" w:cs="Times New Roman"/>
          <w:i/>
          <w:sz w:val="20"/>
          <w:szCs w:val="20"/>
        </w:rPr>
        <w:t xml:space="preserve"> </w:t>
      </w:r>
      <w:proofErr w:type="spellStart"/>
      <w:r w:rsidRPr="008C15DE">
        <w:rPr>
          <w:rFonts w:ascii="Times New Roman" w:hAnsi="Times New Roman" w:cs="Times New Roman"/>
          <w:i/>
          <w:sz w:val="20"/>
          <w:szCs w:val="20"/>
        </w:rPr>
        <w:t>zhizni</w:t>
      </w:r>
      <w:proofErr w:type="spellEnd"/>
      <w:r w:rsidRPr="008C15DE">
        <w:rPr>
          <w:rFonts w:ascii="Times New Roman" w:hAnsi="Times New Roman" w:cs="Times New Roman"/>
          <w:i/>
          <w:sz w:val="20"/>
          <w:szCs w:val="20"/>
        </w:rPr>
        <w:t xml:space="preserve">: </w:t>
      </w:r>
      <w:proofErr w:type="spellStart"/>
      <w:r w:rsidRPr="008C15DE">
        <w:rPr>
          <w:rFonts w:ascii="Times New Roman" w:hAnsi="Times New Roman" w:cs="Times New Roman"/>
          <w:i/>
          <w:sz w:val="20"/>
          <w:szCs w:val="20"/>
        </w:rPr>
        <w:t>Vospominaniia</w:t>
      </w:r>
      <w:proofErr w:type="spellEnd"/>
      <w:r w:rsidRPr="008C15DE">
        <w:rPr>
          <w:rFonts w:ascii="Times New Roman" w:hAnsi="Times New Roman" w:cs="Times New Roman"/>
          <w:i/>
          <w:sz w:val="20"/>
          <w:szCs w:val="20"/>
        </w:rPr>
        <w:t xml:space="preserve"> </w:t>
      </w:r>
      <w:proofErr w:type="spellStart"/>
      <w:r w:rsidRPr="008C15DE">
        <w:rPr>
          <w:rFonts w:ascii="Times New Roman" w:hAnsi="Times New Roman" w:cs="Times New Roman"/>
          <w:i/>
          <w:sz w:val="20"/>
          <w:szCs w:val="20"/>
        </w:rPr>
        <w:t>Metropolita</w:t>
      </w:r>
      <w:proofErr w:type="spellEnd"/>
      <w:r w:rsidRPr="008C15DE">
        <w:rPr>
          <w:rFonts w:ascii="Times New Roman" w:hAnsi="Times New Roman" w:cs="Times New Roman"/>
          <w:i/>
          <w:sz w:val="20"/>
          <w:szCs w:val="20"/>
        </w:rPr>
        <w:t xml:space="preserve"> </w:t>
      </w:r>
      <w:proofErr w:type="spellStart"/>
      <w:r w:rsidRPr="008C15DE">
        <w:rPr>
          <w:rFonts w:ascii="Times New Roman" w:hAnsi="Times New Roman" w:cs="Times New Roman"/>
          <w:i/>
          <w:sz w:val="20"/>
          <w:szCs w:val="20"/>
        </w:rPr>
        <w:t>Evlogiia</w:t>
      </w:r>
      <w:proofErr w:type="spellEnd"/>
      <w:r w:rsidR="00A14F03">
        <w:rPr>
          <w:rFonts w:ascii="Times New Roman" w:hAnsi="Times New Roman" w:cs="Times New Roman"/>
          <w:i/>
          <w:sz w:val="20"/>
          <w:szCs w:val="20"/>
        </w:rPr>
        <w:t xml:space="preserve">, </w:t>
      </w:r>
      <w:proofErr w:type="spellStart"/>
      <w:r w:rsidR="00A14F03">
        <w:rPr>
          <w:rFonts w:ascii="Times New Roman" w:hAnsi="Times New Roman" w:cs="Times New Roman"/>
          <w:iCs/>
          <w:sz w:val="20"/>
          <w:szCs w:val="20"/>
        </w:rPr>
        <w:t>i</w:t>
      </w:r>
      <w:r w:rsidRPr="008C15DE">
        <w:rPr>
          <w:rFonts w:ascii="Times New Roman" w:hAnsi="Times New Roman" w:cs="Times New Roman"/>
          <w:sz w:val="20"/>
          <w:szCs w:val="20"/>
        </w:rPr>
        <w:t>zlozhennyi</w:t>
      </w:r>
      <w:r w:rsidR="00E20FFB">
        <w:rPr>
          <w:rFonts w:ascii="Times New Roman" w:hAnsi="Times New Roman" w:cs="Times New Roman"/>
          <w:sz w:val="20"/>
          <w:szCs w:val="20"/>
        </w:rPr>
        <w:t>e</w:t>
      </w:r>
      <w:proofErr w:type="spellEnd"/>
      <w:r w:rsidRPr="008C15DE">
        <w:rPr>
          <w:rFonts w:ascii="Times New Roman" w:hAnsi="Times New Roman" w:cs="Times New Roman"/>
          <w:sz w:val="20"/>
          <w:szCs w:val="20"/>
        </w:rPr>
        <w:t xml:space="preserve"> po</w:t>
      </w:r>
      <w:r>
        <w:rPr>
          <w:rFonts w:ascii="Times New Roman" w:hAnsi="Times New Roman" w:cs="Times New Roman"/>
          <w:sz w:val="20"/>
          <w:szCs w:val="20"/>
        </w:rPr>
        <w:t xml:space="preserve"> </w:t>
      </w:r>
      <w:r w:rsidRPr="008C15DE">
        <w:rPr>
          <w:rFonts w:ascii="Times New Roman" w:hAnsi="Times New Roman" w:cs="Times New Roman"/>
          <w:sz w:val="20"/>
          <w:szCs w:val="20"/>
        </w:rPr>
        <w:t xml:space="preserve">ego </w:t>
      </w:r>
      <w:proofErr w:type="spellStart"/>
      <w:r w:rsidRPr="008C15DE">
        <w:rPr>
          <w:rFonts w:ascii="Times New Roman" w:hAnsi="Times New Roman" w:cs="Times New Roman"/>
          <w:sz w:val="20"/>
          <w:szCs w:val="20"/>
        </w:rPr>
        <w:t>razskazam</w:t>
      </w:r>
      <w:proofErr w:type="spellEnd"/>
      <w:r w:rsidRPr="008C15DE">
        <w:rPr>
          <w:rFonts w:ascii="Times New Roman" w:hAnsi="Times New Roman" w:cs="Times New Roman"/>
          <w:sz w:val="20"/>
          <w:szCs w:val="20"/>
        </w:rPr>
        <w:t xml:space="preserve"> T. </w:t>
      </w:r>
      <w:proofErr w:type="spellStart"/>
      <w:r w:rsidRPr="008C15DE">
        <w:rPr>
          <w:rFonts w:ascii="Times New Roman" w:hAnsi="Times New Roman" w:cs="Times New Roman"/>
          <w:sz w:val="20"/>
          <w:szCs w:val="20"/>
        </w:rPr>
        <w:t>Manukhinoi</w:t>
      </w:r>
      <w:proofErr w:type="spellEnd"/>
      <w:r>
        <w:rPr>
          <w:rFonts w:ascii="Times New Roman" w:hAnsi="Times New Roman" w:cs="Times New Roman"/>
          <w:sz w:val="20"/>
          <w:szCs w:val="20"/>
        </w:rPr>
        <w:t xml:space="preserve"> (</w:t>
      </w:r>
      <w:r w:rsidRPr="008C15DE">
        <w:rPr>
          <w:rFonts w:ascii="Times New Roman" w:hAnsi="Times New Roman" w:cs="Times New Roman"/>
          <w:sz w:val="20"/>
          <w:szCs w:val="20"/>
        </w:rPr>
        <w:t>Paris: YMCA Press, 1947</w:t>
      </w:r>
      <w:r>
        <w:rPr>
          <w:rFonts w:ascii="Times New Roman" w:hAnsi="Times New Roman" w:cs="Times New Roman"/>
          <w:sz w:val="20"/>
          <w:szCs w:val="20"/>
        </w:rPr>
        <w:t>)</w:t>
      </w:r>
      <w:r w:rsidRPr="008C15DE">
        <w:rPr>
          <w:rFonts w:ascii="Times New Roman" w:hAnsi="Times New Roman" w:cs="Times New Roman"/>
          <w:sz w:val="20"/>
          <w:szCs w:val="20"/>
        </w:rPr>
        <w:t>, 535.</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elyn Heath">
    <w15:presenceInfo w15:providerId="AD" w15:userId="S::myq2947@ads.northwestern.edu::34ff45a7-f387-4f92-9304-b17608d812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78"/>
    <w:rsid w:val="00002310"/>
    <w:rsid w:val="00006445"/>
    <w:rsid w:val="00007628"/>
    <w:rsid w:val="00010386"/>
    <w:rsid w:val="00012828"/>
    <w:rsid w:val="0001426F"/>
    <w:rsid w:val="00016F9E"/>
    <w:rsid w:val="00021866"/>
    <w:rsid w:val="00022814"/>
    <w:rsid w:val="000249EA"/>
    <w:rsid w:val="00031D4E"/>
    <w:rsid w:val="00032044"/>
    <w:rsid w:val="00032A9D"/>
    <w:rsid w:val="000332D0"/>
    <w:rsid w:val="000334A5"/>
    <w:rsid w:val="000375B9"/>
    <w:rsid w:val="00044A7E"/>
    <w:rsid w:val="00047905"/>
    <w:rsid w:val="000518A6"/>
    <w:rsid w:val="000573DF"/>
    <w:rsid w:val="00057C69"/>
    <w:rsid w:val="00062B0C"/>
    <w:rsid w:val="00064630"/>
    <w:rsid w:val="00065855"/>
    <w:rsid w:val="00066255"/>
    <w:rsid w:val="00072CDF"/>
    <w:rsid w:val="00072E5A"/>
    <w:rsid w:val="00073DB0"/>
    <w:rsid w:val="00080EA8"/>
    <w:rsid w:val="00081C77"/>
    <w:rsid w:val="000851EF"/>
    <w:rsid w:val="00087677"/>
    <w:rsid w:val="0009115E"/>
    <w:rsid w:val="000928FA"/>
    <w:rsid w:val="00097E3C"/>
    <w:rsid w:val="000A0C79"/>
    <w:rsid w:val="000A2747"/>
    <w:rsid w:val="000A3E68"/>
    <w:rsid w:val="000A4703"/>
    <w:rsid w:val="000A6ECB"/>
    <w:rsid w:val="000B047B"/>
    <w:rsid w:val="000B0A38"/>
    <w:rsid w:val="000B6F28"/>
    <w:rsid w:val="000B7D73"/>
    <w:rsid w:val="000C37AD"/>
    <w:rsid w:val="000C4056"/>
    <w:rsid w:val="000C5C2F"/>
    <w:rsid w:val="000C6383"/>
    <w:rsid w:val="000D39B2"/>
    <w:rsid w:val="000D4D29"/>
    <w:rsid w:val="000E5513"/>
    <w:rsid w:val="000E7671"/>
    <w:rsid w:val="000F444E"/>
    <w:rsid w:val="000F469D"/>
    <w:rsid w:val="001011C1"/>
    <w:rsid w:val="001025E4"/>
    <w:rsid w:val="00102771"/>
    <w:rsid w:val="00103021"/>
    <w:rsid w:val="001118C9"/>
    <w:rsid w:val="001132F7"/>
    <w:rsid w:val="00120AAC"/>
    <w:rsid w:val="001228EF"/>
    <w:rsid w:val="00122EB6"/>
    <w:rsid w:val="001242C3"/>
    <w:rsid w:val="0012575F"/>
    <w:rsid w:val="00136BB2"/>
    <w:rsid w:val="00142F6F"/>
    <w:rsid w:val="00144D44"/>
    <w:rsid w:val="00151C68"/>
    <w:rsid w:val="001522B9"/>
    <w:rsid w:val="00154AF2"/>
    <w:rsid w:val="00157C3B"/>
    <w:rsid w:val="001640CB"/>
    <w:rsid w:val="00164196"/>
    <w:rsid w:val="00167EB3"/>
    <w:rsid w:val="00170CF2"/>
    <w:rsid w:val="00172296"/>
    <w:rsid w:val="00176F95"/>
    <w:rsid w:val="00177819"/>
    <w:rsid w:val="00182220"/>
    <w:rsid w:val="00183998"/>
    <w:rsid w:val="00190147"/>
    <w:rsid w:val="001961E0"/>
    <w:rsid w:val="0019659E"/>
    <w:rsid w:val="00196844"/>
    <w:rsid w:val="001A670F"/>
    <w:rsid w:val="001B02E3"/>
    <w:rsid w:val="001B3AED"/>
    <w:rsid w:val="001B6287"/>
    <w:rsid w:val="001B7C18"/>
    <w:rsid w:val="001C33A5"/>
    <w:rsid w:val="001C39CE"/>
    <w:rsid w:val="001C4527"/>
    <w:rsid w:val="001D3346"/>
    <w:rsid w:val="001D5AFB"/>
    <w:rsid w:val="001D5DDC"/>
    <w:rsid w:val="001E1DDA"/>
    <w:rsid w:val="001E5AE6"/>
    <w:rsid w:val="001F04C7"/>
    <w:rsid w:val="001F47AC"/>
    <w:rsid w:val="00202E64"/>
    <w:rsid w:val="0020373B"/>
    <w:rsid w:val="002038F4"/>
    <w:rsid w:val="00203BB6"/>
    <w:rsid w:val="0021108F"/>
    <w:rsid w:val="0021157E"/>
    <w:rsid w:val="00211D05"/>
    <w:rsid w:val="00215837"/>
    <w:rsid w:val="00216178"/>
    <w:rsid w:val="00216FF6"/>
    <w:rsid w:val="00220777"/>
    <w:rsid w:val="00220B27"/>
    <w:rsid w:val="00224DF8"/>
    <w:rsid w:val="002264D7"/>
    <w:rsid w:val="00227F29"/>
    <w:rsid w:val="002305CC"/>
    <w:rsid w:val="00234167"/>
    <w:rsid w:val="00235385"/>
    <w:rsid w:val="002378B3"/>
    <w:rsid w:val="00237E71"/>
    <w:rsid w:val="002456DC"/>
    <w:rsid w:val="00250687"/>
    <w:rsid w:val="00251BE1"/>
    <w:rsid w:val="00251F69"/>
    <w:rsid w:val="00252401"/>
    <w:rsid w:val="00252FD9"/>
    <w:rsid w:val="002547CB"/>
    <w:rsid w:val="00254F65"/>
    <w:rsid w:val="002561CB"/>
    <w:rsid w:val="00260070"/>
    <w:rsid w:val="0026146A"/>
    <w:rsid w:val="00264191"/>
    <w:rsid w:val="00270347"/>
    <w:rsid w:val="00270C24"/>
    <w:rsid w:val="002842A3"/>
    <w:rsid w:val="002868D9"/>
    <w:rsid w:val="00293E20"/>
    <w:rsid w:val="00293F54"/>
    <w:rsid w:val="0029610D"/>
    <w:rsid w:val="002A0B52"/>
    <w:rsid w:val="002A31D0"/>
    <w:rsid w:val="002A6AFA"/>
    <w:rsid w:val="002B00CC"/>
    <w:rsid w:val="002B0AB7"/>
    <w:rsid w:val="002B3117"/>
    <w:rsid w:val="002B6A2D"/>
    <w:rsid w:val="002B743F"/>
    <w:rsid w:val="002C10F7"/>
    <w:rsid w:val="002C3B54"/>
    <w:rsid w:val="002D2EC4"/>
    <w:rsid w:val="002D38FD"/>
    <w:rsid w:val="002D3BD9"/>
    <w:rsid w:val="002E371A"/>
    <w:rsid w:val="002E7509"/>
    <w:rsid w:val="002F0CEE"/>
    <w:rsid w:val="002F349C"/>
    <w:rsid w:val="002F6513"/>
    <w:rsid w:val="00306BCB"/>
    <w:rsid w:val="00310956"/>
    <w:rsid w:val="00312AB2"/>
    <w:rsid w:val="00320DA0"/>
    <w:rsid w:val="00321C5E"/>
    <w:rsid w:val="00325713"/>
    <w:rsid w:val="00326124"/>
    <w:rsid w:val="00326486"/>
    <w:rsid w:val="003279C5"/>
    <w:rsid w:val="0033080E"/>
    <w:rsid w:val="003335F7"/>
    <w:rsid w:val="0033415E"/>
    <w:rsid w:val="003363AE"/>
    <w:rsid w:val="00350D00"/>
    <w:rsid w:val="00352288"/>
    <w:rsid w:val="00352A1B"/>
    <w:rsid w:val="00355180"/>
    <w:rsid w:val="003603E6"/>
    <w:rsid w:val="00362710"/>
    <w:rsid w:val="0037205E"/>
    <w:rsid w:val="003812B2"/>
    <w:rsid w:val="0038187D"/>
    <w:rsid w:val="00381D0E"/>
    <w:rsid w:val="00385579"/>
    <w:rsid w:val="00385A24"/>
    <w:rsid w:val="00385CC9"/>
    <w:rsid w:val="003902DE"/>
    <w:rsid w:val="00393E18"/>
    <w:rsid w:val="00395578"/>
    <w:rsid w:val="0039639F"/>
    <w:rsid w:val="0039644F"/>
    <w:rsid w:val="003A1F78"/>
    <w:rsid w:val="003A34BC"/>
    <w:rsid w:val="003A48D1"/>
    <w:rsid w:val="003A57A8"/>
    <w:rsid w:val="003B11EA"/>
    <w:rsid w:val="003B72C9"/>
    <w:rsid w:val="003B7E73"/>
    <w:rsid w:val="003C1636"/>
    <w:rsid w:val="003C777C"/>
    <w:rsid w:val="003D1455"/>
    <w:rsid w:val="003D4AC6"/>
    <w:rsid w:val="003D6EB4"/>
    <w:rsid w:val="003D7506"/>
    <w:rsid w:val="003E048D"/>
    <w:rsid w:val="003E58E8"/>
    <w:rsid w:val="003E63E9"/>
    <w:rsid w:val="003F1C0C"/>
    <w:rsid w:val="0040440A"/>
    <w:rsid w:val="00407082"/>
    <w:rsid w:val="0041172E"/>
    <w:rsid w:val="0041420C"/>
    <w:rsid w:val="004159EB"/>
    <w:rsid w:val="004214D2"/>
    <w:rsid w:val="004243E8"/>
    <w:rsid w:val="00425A12"/>
    <w:rsid w:val="00427B2F"/>
    <w:rsid w:val="004414A9"/>
    <w:rsid w:val="00441AA3"/>
    <w:rsid w:val="004463CD"/>
    <w:rsid w:val="004523B6"/>
    <w:rsid w:val="00453B19"/>
    <w:rsid w:val="004545BC"/>
    <w:rsid w:val="0045602C"/>
    <w:rsid w:val="004603E4"/>
    <w:rsid w:val="00460623"/>
    <w:rsid w:val="0046161A"/>
    <w:rsid w:val="004629A2"/>
    <w:rsid w:val="00462F7A"/>
    <w:rsid w:val="00463F68"/>
    <w:rsid w:val="004705F9"/>
    <w:rsid w:val="00472A55"/>
    <w:rsid w:val="0047464D"/>
    <w:rsid w:val="00475A39"/>
    <w:rsid w:val="00483331"/>
    <w:rsid w:val="0048647C"/>
    <w:rsid w:val="00487B46"/>
    <w:rsid w:val="00491867"/>
    <w:rsid w:val="00493267"/>
    <w:rsid w:val="00495FDF"/>
    <w:rsid w:val="00497449"/>
    <w:rsid w:val="004A7556"/>
    <w:rsid w:val="004A77BE"/>
    <w:rsid w:val="004A7B61"/>
    <w:rsid w:val="004C7045"/>
    <w:rsid w:val="004C71F3"/>
    <w:rsid w:val="004D0C71"/>
    <w:rsid w:val="004D5621"/>
    <w:rsid w:val="004E0FB5"/>
    <w:rsid w:val="004E15EF"/>
    <w:rsid w:val="004E3846"/>
    <w:rsid w:val="004E703C"/>
    <w:rsid w:val="004F061C"/>
    <w:rsid w:val="004F1145"/>
    <w:rsid w:val="004F1AFE"/>
    <w:rsid w:val="004F6144"/>
    <w:rsid w:val="00502B8B"/>
    <w:rsid w:val="00505366"/>
    <w:rsid w:val="00505563"/>
    <w:rsid w:val="005065C2"/>
    <w:rsid w:val="00515DEA"/>
    <w:rsid w:val="0051642C"/>
    <w:rsid w:val="00516933"/>
    <w:rsid w:val="00517104"/>
    <w:rsid w:val="00517CC8"/>
    <w:rsid w:val="00520008"/>
    <w:rsid w:val="00521988"/>
    <w:rsid w:val="005314B2"/>
    <w:rsid w:val="005317FC"/>
    <w:rsid w:val="0053310B"/>
    <w:rsid w:val="00533DBE"/>
    <w:rsid w:val="00534BE2"/>
    <w:rsid w:val="00535BB2"/>
    <w:rsid w:val="0055045A"/>
    <w:rsid w:val="00550499"/>
    <w:rsid w:val="0055086A"/>
    <w:rsid w:val="00551363"/>
    <w:rsid w:val="0055310B"/>
    <w:rsid w:val="00556A0F"/>
    <w:rsid w:val="00560445"/>
    <w:rsid w:val="005621C8"/>
    <w:rsid w:val="00563D75"/>
    <w:rsid w:val="005711DA"/>
    <w:rsid w:val="005719E1"/>
    <w:rsid w:val="00576874"/>
    <w:rsid w:val="00577E63"/>
    <w:rsid w:val="005868D5"/>
    <w:rsid w:val="005A1466"/>
    <w:rsid w:val="005A17C0"/>
    <w:rsid w:val="005A20EE"/>
    <w:rsid w:val="005A418E"/>
    <w:rsid w:val="005A5DEF"/>
    <w:rsid w:val="005A679C"/>
    <w:rsid w:val="005B0491"/>
    <w:rsid w:val="005B4EC2"/>
    <w:rsid w:val="005B5F7C"/>
    <w:rsid w:val="005C0C03"/>
    <w:rsid w:val="005C0F3F"/>
    <w:rsid w:val="005C1232"/>
    <w:rsid w:val="005C47FF"/>
    <w:rsid w:val="005C5045"/>
    <w:rsid w:val="005D02D5"/>
    <w:rsid w:val="005D55BB"/>
    <w:rsid w:val="005D5CDE"/>
    <w:rsid w:val="005E3256"/>
    <w:rsid w:val="005E3A7F"/>
    <w:rsid w:val="005F18FE"/>
    <w:rsid w:val="005F7D05"/>
    <w:rsid w:val="0060152F"/>
    <w:rsid w:val="00604A6A"/>
    <w:rsid w:val="006063E3"/>
    <w:rsid w:val="00610612"/>
    <w:rsid w:val="00613073"/>
    <w:rsid w:val="00617AD3"/>
    <w:rsid w:val="006230D0"/>
    <w:rsid w:val="0062433D"/>
    <w:rsid w:val="006249A7"/>
    <w:rsid w:val="00625049"/>
    <w:rsid w:val="0062612A"/>
    <w:rsid w:val="006262FB"/>
    <w:rsid w:val="00627975"/>
    <w:rsid w:val="0064056D"/>
    <w:rsid w:val="006436DE"/>
    <w:rsid w:val="00644334"/>
    <w:rsid w:val="00644734"/>
    <w:rsid w:val="0065032D"/>
    <w:rsid w:val="006509F2"/>
    <w:rsid w:val="00652A4D"/>
    <w:rsid w:val="00660BDF"/>
    <w:rsid w:val="00661928"/>
    <w:rsid w:val="00661DE7"/>
    <w:rsid w:val="0066346B"/>
    <w:rsid w:val="00665CBD"/>
    <w:rsid w:val="006749F0"/>
    <w:rsid w:val="00675132"/>
    <w:rsid w:val="00680FD3"/>
    <w:rsid w:val="006812D3"/>
    <w:rsid w:val="006834C5"/>
    <w:rsid w:val="00684A3E"/>
    <w:rsid w:val="00687525"/>
    <w:rsid w:val="0069237D"/>
    <w:rsid w:val="006A05C3"/>
    <w:rsid w:val="006A1D22"/>
    <w:rsid w:val="006A2CF2"/>
    <w:rsid w:val="006A381C"/>
    <w:rsid w:val="006A3E78"/>
    <w:rsid w:val="006A4D49"/>
    <w:rsid w:val="006A7901"/>
    <w:rsid w:val="006B3F06"/>
    <w:rsid w:val="006B5D51"/>
    <w:rsid w:val="006B659B"/>
    <w:rsid w:val="006C1B25"/>
    <w:rsid w:val="006C3BE0"/>
    <w:rsid w:val="006C5646"/>
    <w:rsid w:val="006D0118"/>
    <w:rsid w:val="006D2C9C"/>
    <w:rsid w:val="006D32F6"/>
    <w:rsid w:val="006D36DB"/>
    <w:rsid w:val="006D474F"/>
    <w:rsid w:val="006D6877"/>
    <w:rsid w:val="006D7038"/>
    <w:rsid w:val="006E0B6E"/>
    <w:rsid w:val="006E3646"/>
    <w:rsid w:val="006F20D9"/>
    <w:rsid w:val="006F4F26"/>
    <w:rsid w:val="006F603E"/>
    <w:rsid w:val="006F66E1"/>
    <w:rsid w:val="00701760"/>
    <w:rsid w:val="00705E27"/>
    <w:rsid w:val="0071349F"/>
    <w:rsid w:val="00713A09"/>
    <w:rsid w:val="00713E2C"/>
    <w:rsid w:val="00716C70"/>
    <w:rsid w:val="0071741C"/>
    <w:rsid w:val="00717FC8"/>
    <w:rsid w:val="00721734"/>
    <w:rsid w:val="007265C1"/>
    <w:rsid w:val="007319B7"/>
    <w:rsid w:val="007331DD"/>
    <w:rsid w:val="007332CF"/>
    <w:rsid w:val="0073481E"/>
    <w:rsid w:val="00737CDC"/>
    <w:rsid w:val="007433F4"/>
    <w:rsid w:val="00744DC0"/>
    <w:rsid w:val="00745401"/>
    <w:rsid w:val="00745951"/>
    <w:rsid w:val="007469C0"/>
    <w:rsid w:val="00746E09"/>
    <w:rsid w:val="007501C7"/>
    <w:rsid w:val="007506C1"/>
    <w:rsid w:val="00752C9D"/>
    <w:rsid w:val="00763A92"/>
    <w:rsid w:val="007661C8"/>
    <w:rsid w:val="0077485C"/>
    <w:rsid w:val="00775C37"/>
    <w:rsid w:val="00776024"/>
    <w:rsid w:val="0078524A"/>
    <w:rsid w:val="007855A3"/>
    <w:rsid w:val="007934A9"/>
    <w:rsid w:val="007946CF"/>
    <w:rsid w:val="00794E42"/>
    <w:rsid w:val="00795ED0"/>
    <w:rsid w:val="00796594"/>
    <w:rsid w:val="00797427"/>
    <w:rsid w:val="007977D5"/>
    <w:rsid w:val="007A0BDE"/>
    <w:rsid w:val="007A5A61"/>
    <w:rsid w:val="007A6AC1"/>
    <w:rsid w:val="007B7316"/>
    <w:rsid w:val="007C110A"/>
    <w:rsid w:val="007C20D1"/>
    <w:rsid w:val="007C348A"/>
    <w:rsid w:val="007C58AC"/>
    <w:rsid w:val="007C79A5"/>
    <w:rsid w:val="007D4917"/>
    <w:rsid w:val="007D64B9"/>
    <w:rsid w:val="007E0CB7"/>
    <w:rsid w:val="007E1905"/>
    <w:rsid w:val="007E5677"/>
    <w:rsid w:val="007F02C8"/>
    <w:rsid w:val="007F0C35"/>
    <w:rsid w:val="007F19F4"/>
    <w:rsid w:val="007F303E"/>
    <w:rsid w:val="007F446C"/>
    <w:rsid w:val="007F7F20"/>
    <w:rsid w:val="00800361"/>
    <w:rsid w:val="008041D2"/>
    <w:rsid w:val="0080423A"/>
    <w:rsid w:val="00810632"/>
    <w:rsid w:val="008140BA"/>
    <w:rsid w:val="0081443B"/>
    <w:rsid w:val="00815C58"/>
    <w:rsid w:val="008202AD"/>
    <w:rsid w:val="00821E71"/>
    <w:rsid w:val="00821EBF"/>
    <w:rsid w:val="00822D9F"/>
    <w:rsid w:val="00827D9C"/>
    <w:rsid w:val="00833648"/>
    <w:rsid w:val="00836933"/>
    <w:rsid w:val="00840CE8"/>
    <w:rsid w:val="0084520C"/>
    <w:rsid w:val="00845287"/>
    <w:rsid w:val="00846028"/>
    <w:rsid w:val="0084719F"/>
    <w:rsid w:val="00850584"/>
    <w:rsid w:val="00854109"/>
    <w:rsid w:val="00856F3E"/>
    <w:rsid w:val="00857965"/>
    <w:rsid w:val="00857B99"/>
    <w:rsid w:val="00857E3D"/>
    <w:rsid w:val="00863944"/>
    <w:rsid w:val="008753C9"/>
    <w:rsid w:val="008775BA"/>
    <w:rsid w:val="00886743"/>
    <w:rsid w:val="00897069"/>
    <w:rsid w:val="008A1BC1"/>
    <w:rsid w:val="008A3F68"/>
    <w:rsid w:val="008A46AE"/>
    <w:rsid w:val="008A4E70"/>
    <w:rsid w:val="008A5548"/>
    <w:rsid w:val="008A7088"/>
    <w:rsid w:val="008B03D7"/>
    <w:rsid w:val="008B143E"/>
    <w:rsid w:val="008B1AC7"/>
    <w:rsid w:val="008B2313"/>
    <w:rsid w:val="008B3786"/>
    <w:rsid w:val="008B7700"/>
    <w:rsid w:val="008C15DE"/>
    <w:rsid w:val="008C4ABF"/>
    <w:rsid w:val="008C5744"/>
    <w:rsid w:val="008C7B8C"/>
    <w:rsid w:val="008C7BDF"/>
    <w:rsid w:val="008D1A33"/>
    <w:rsid w:val="008D243F"/>
    <w:rsid w:val="008D3CFC"/>
    <w:rsid w:val="008E10FB"/>
    <w:rsid w:val="008E22DF"/>
    <w:rsid w:val="008E29C1"/>
    <w:rsid w:val="008E561A"/>
    <w:rsid w:val="008F0335"/>
    <w:rsid w:val="00903962"/>
    <w:rsid w:val="00904A98"/>
    <w:rsid w:val="00914E91"/>
    <w:rsid w:val="009157ED"/>
    <w:rsid w:val="00920A89"/>
    <w:rsid w:val="00921D2B"/>
    <w:rsid w:val="009229EE"/>
    <w:rsid w:val="00927B8D"/>
    <w:rsid w:val="0093056F"/>
    <w:rsid w:val="00931CFF"/>
    <w:rsid w:val="00933F2C"/>
    <w:rsid w:val="00944FE2"/>
    <w:rsid w:val="009507CF"/>
    <w:rsid w:val="00951204"/>
    <w:rsid w:val="00953650"/>
    <w:rsid w:val="00955787"/>
    <w:rsid w:val="00956403"/>
    <w:rsid w:val="009572CE"/>
    <w:rsid w:val="00960F14"/>
    <w:rsid w:val="00961087"/>
    <w:rsid w:val="00962B14"/>
    <w:rsid w:val="00962C5A"/>
    <w:rsid w:val="009630D3"/>
    <w:rsid w:val="00964584"/>
    <w:rsid w:val="009650B9"/>
    <w:rsid w:val="00965BD5"/>
    <w:rsid w:val="009713F3"/>
    <w:rsid w:val="009719D1"/>
    <w:rsid w:val="00972FEA"/>
    <w:rsid w:val="00973656"/>
    <w:rsid w:val="00987136"/>
    <w:rsid w:val="009942E1"/>
    <w:rsid w:val="009951CB"/>
    <w:rsid w:val="009961AD"/>
    <w:rsid w:val="009A1DC5"/>
    <w:rsid w:val="009A41D3"/>
    <w:rsid w:val="009A46E5"/>
    <w:rsid w:val="009A74D7"/>
    <w:rsid w:val="009B5B48"/>
    <w:rsid w:val="009C1D84"/>
    <w:rsid w:val="009C2EBF"/>
    <w:rsid w:val="009C589F"/>
    <w:rsid w:val="009C5A8D"/>
    <w:rsid w:val="009C5DFC"/>
    <w:rsid w:val="009C6FC9"/>
    <w:rsid w:val="009C71B2"/>
    <w:rsid w:val="009D4081"/>
    <w:rsid w:val="009D7F98"/>
    <w:rsid w:val="009E1D09"/>
    <w:rsid w:val="009E1DE4"/>
    <w:rsid w:val="009E3834"/>
    <w:rsid w:val="009F2935"/>
    <w:rsid w:val="009F2E73"/>
    <w:rsid w:val="00A02B96"/>
    <w:rsid w:val="00A12D2F"/>
    <w:rsid w:val="00A14F03"/>
    <w:rsid w:val="00A20591"/>
    <w:rsid w:val="00A2064D"/>
    <w:rsid w:val="00A222BF"/>
    <w:rsid w:val="00A23B3C"/>
    <w:rsid w:val="00A242AD"/>
    <w:rsid w:val="00A35103"/>
    <w:rsid w:val="00A453E7"/>
    <w:rsid w:val="00A47D86"/>
    <w:rsid w:val="00A50F54"/>
    <w:rsid w:val="00A5182E"/>
    <w:rsid w:val="00A51BAF"/>
    <w:rsid w:val="00A51F85"/>
    <w:rsid w:val="00A520C3"/>
    <w:rsid w:val="00A52A73"/>
    <w:rsid w:val="00A53F1D"/>
    <w:rsid w:val="00A5735D"/>
    <w:rsid w:val="00A67914"/>
    <w:rsid w:val="00A67CFF"/>
    <w:rsid w:val="00A706D8"/>
    <w:rsid w:val="00A753CA"/>
    <w:rsid w:val="00A755FC"/>
    <w:rsid w:val="00A81495"/>
    <w:rsid w:val="00A81DB6"/>
    <w:rsid w:val="00A848CA"/>
    <w:rsid w:val="00A84B5F"/>
    <w:rsid w:val="00A85324"/>
    <w:rsid w:val="00A85D3E"/>
    <w:rsid w:val="00A91601"/>
    <w:rsid w:val="00A93D5C"/>
    <w:rsid w:val="00A97452"/>
    <w:rsid w:val="00AA317C"/>
    <w:rsid w:val="00AA76F2"/>
    <w:rsid w:val="00AC13B6"/>
    <w:rsid w:val="00AC15D8"/>
    <w:rsid w:val="00AC183D"/>
    <w:rsid w:val="00AC2D1D"/>
    <w:rsid w:val="00AC4AA8"/>
    <w:rsid w:val="00AC62F4"/>
    <w:rsid w:val="00AC6EA6"/>
    <w:rsid w:val="00AC73A9"/>
    <w:rsid w:val="00AD02C0"/>
    <w:rsid w:val="00AD1079"/>
    <w:rsid w:val="00AD6612"/>
    <w:rsid w:val="00AE0EC5"/>
    <w:rsid w:val="00AF172D"/>
    <w:rsid w:val="00AF2CEC"/>
    <w:rsid w:val="00AF4050"/>
    <w:rsid w:val="00AF70C2"/>
    <w:rsid w:val="00B069A1"/>
    <w:rsid w:val="00B101BE"/>
    <w:rsid w:val="00B111EA"/>
    <w:rsid w:val="00B11D5D"/>
    <w:rsid w:val="00B1333D"/>
    <w:rsid w:val="00B13744"/>
    <w:rsid w:val="00B20A4D"/>
    <w:rsid w:val="00B218B3"/>
    <w:rsid w:val="00B24264"/>
    <w:rsid w:val="00B277C3"/>
    <w:rsid w:val="00B279F3"/>
    <w:rsid w:val="00B3059C"/>
    <w:rsid w:val="00B3377D"/>
    <w:rsid w:val="00B407DB"/>
    <w:rsid w:val="00B42339"/>
    <w:rsid w:val="00B43B62"/>
    <w:rsid w:val="00B519DE"/>
    <w:rsid w:val="00B5447D"/>
    <w:rsid w:val="00B63D64"/>
    <w:rsid w:val="00B642BD"/>
    <w:rsid w:val="00B70CE0"/>
    <w:rsid w:val="00B746E6"/>
    <w:rsid w:val="00B7651E"/>
    <w:rsid w:val="00B771F2"/>
    <w:rsid w:val="00B818E0"/>
    <w:rsid w:val="00B82A78"/>
    <w:rsid w:val="00B86AB0"/>
    <w:rsid w:val="00B915B5"/>
    <w:rsid w:val="00B927FB"/>
    <w:rsid w:val="00B95419"/>
    <w:rsid w:val="00B95B8F"/>
    <w:rsid w:val="00B95FA0"/>
    <w:rsid w:val="00BA0059"/>
    <w:rsid w:val="00BA0FB4"/>
    <w:rsid w:val="00BA128F"/>
    <w:rsid w:val="00BA1D32"/>
    <w:rsid w:val="00BA75E8"/>
    <w:rsid w:val="00BA7687"/>
    <w:rsid w:val="00BB1882"/>
    <w:rsid w:val="00BB2886"/>
    <w:rsid w:val="00BC214A"/>
    <w:rsid w:val="00BC241D"/>
    <w:rsid w:val="00BC4C89"/>
    <w:rsid w:val="00BC5C6A"/>
    <w:rsid w:val="00BC71E6"/>
    <w:rsid w:val="00BD2C93"/>
    <w:rsid w:val="00BD3E57"/>
    <w:rsid w:val="00BE372D"/>
    <w:rsid w:val="00BE720D"/>
    <w:rsid w:val="00C1338B"/>
    <w:rsid w:val="00C139C4"/>
    <w:rsid w:val="00C164D8"/>
    <w:rsid w:val="00C16A5E"/>
    <w:rsid w:val="00C17AED"/>
    <w:rsid w:val="00C17BEB"/>
    <w:rsid w:val="00C20E37"/>
    <w:rsid w:val="00C21EBA"/>
    <w:rsid w:val="00C22087"/>
    <w:rsid w:val="00C25322"/>
    <w:rsid w:val="00C27B41"/>
    <w:rsid w:val="00C322F9"/>
    <w:rsid w:val="00C34F2F"/>
    <w:rsid w:val="00C358B2"/>
    <w:rsid w:val="00C419D3"/>
    <w:rsid w:val="00C43A8E"/>
    <w:rsid w:val="00C43CF6"/>
    <w:rsid w:val="00C44E92"/>
    <w:rsid w:val="00C47066"/>
    <w:rsid w:val="00C50C14"/>
    <w:rsid w:val="00C54C62"/>
    <w:rsid w:val="00C55E77"/>
    <w:rsid w:val="00C5624A"/>
    <w:rsid w:val="00C60B39"/>
    <w:rsid w:val="00C666A2"/>
    <w:rsid w:val="00C71990"/>
    <w:rsid w:val="00C72617"/>
    <w:rsid w:val="00C735E9"/>
    <w:rsid w:val="00C73A5B"/>
    <w:rsid w:val="00C74D88"/>
    <w:rsid w:val="00C758B4"/>
    <w:rsid w:val="00C76F7B"/>
    <w:rsid w:val="00C8534A"/>
    <w:rsid w:val="00C862AA"/>
    <w:rsid w:val="00C87E52"/>
    <w:rsid w:val="00C9372B"/>
    <w:rsid w:val="00C96EC1"/>
    <w:rsid w:val="00CA334B"/>
    <w:rsid w:val="00CA4114"/>
    <w:rsid w:val="00CA46AE"/>
    <w:rsid w:val="00CA5B55"/>
    <w:rsid w:val="00CA6055"/>
    <w:rsid w:val="00CA632D"/>
    <w:rsid w:val="00CB05FF"/>
    <w:rsid w:val="00CB0DE2"/>
    <w:rsid w:val="00CB1E50"/>
    <w:rsid w:val="00CB1F5C"/>
    <w:rsid w:val="00CB38A7"/>
    <w:rsid w:val="00CC3264"/>
    <w:rsid w:val="00CC69BA"/>
    <w:rsid w:val="00CD08CE"/>
    <w:rsid w:val="00CD3D82"/>
    <w:rsid w:val="00CD7B8E"/>
    <w:rsid w:val="00CE0856"/>
    <w:rsid w:val="00CE4AE3"/>
    <w:rsid w:val="00CE65C6"/>
    <w:rsid w:val="00CE7BAE"/>
    <w:rsid w:val="00CE7D0D"/>
    <w:rsid w:val="00CF0D3F"/>
    <w:rsid w:val="00CF3AD5"/>
    <w:rsid w:val="00CF3E6E"/>
    <w:rsid w:val="00CF753B"/>
    <w:rsid w:val="00D00BE9"/>
    <w:rsid w:val="00D024A9"/>
    <w:rsid w:val="00D0380F"/>
    <w:rsid w:val="00D0760D"/>
    <w:rsid w:val="00D10E36"/>
    <w:rsid w:val="00D1521B"/>
    <w:rsid w:val="00D171E1"/>
    <w:rsid w:val="00D17DD0"/>
    <w:rsid w:val="00D21842"/>
    <w:rsid w:val="00D245C1"/>
    <w:rsid w:val="00D2558F"/>
    <w:rsid w:val="00D27943"/>
    <w:rsid w:val="00D33C5E"/>
    <w:rsid w:val="00D35C75"/>
    <w:rsid w:val="00D4120A"/>
    <w:rsid w:val="00D436A7"/>
    <w:rsid w:val="00D44C23"/>
    <w:rsid w:val="00D50849"/>
    <w:rsid w:val="00D51F9B"/>
    <w:rsid w:val="00D52826"/>
    <w:rsid w:val="00D56893"/>
    <w:rsid w:val="00D57888"/>
    <w:rsid w:val="00D73A78"/>
    <w:rsid w:val="00D740FF"/>
    <w:rsid w:val="00D76F23"/>
    <w:rsid w:val="00D83C71"/>
    <w:rsid w:val="00D83EEB"/>
    <w:rsid w:val="00D84A34"/>
    <w:rsid w:val="00D86BC6"/>
    <w:rsid w:val="00D911A7"/>
    <w:rsid w:val="00D95C09"/>
    <w:rsid w:val="00D96366"/>
    <w:rsid w:val="00DA16CA"/>
    <w:rsid w:val="00DA1B66"/>
    <w:rsid w:val="00DA3538"/>
    <w:rsid w:val="00DA5909"/>
    <w:rsid w:val="00DA7F2D"/>
    <w:rsid w:val="00DA7F61"/>
    <w:rsid w:val="00DB2999"/>
    <w:rsid w:val="00DB2A92"/>
    <w:rsid w:val="00DB714B"/>
    <w:rsid w:val="00DC190C"/>
    <w:rsid w:val="00DC462E"/>
    <w:rsid w:val="00DD1F70"/>
    <w:rsid w:val="00DD31A0"/>
    <w:rsid w:val="00DD4BAA"/>
    <w:rsid w:val="00DD72C3"/>
    <w:rsid w:val="00DE3858"/>
    <w:rsid w:val="00DE5148"/>
    <w:rsid w:val="00DF173A"/>
    <w:rsid w:val="00E0694E"/>
    <w:rsid w:val="00E16B22"/>
    <w:rsid w:val="00E20FFB"/>
    <w:rsid w:val="00E306C8"/>
    <w:rsid w:val="00E30A66"/>
    <w:rsid w:val="00E30C1D"/>
    <w:rsid w:val="00E31A95"/>
    <w:rsid w:val="00E33161"/>
    <w:rsid w:val="00E37948"/>
    <w:rsid w:val="00E47C6B"/>
    <w:rsid w:val="00E519A0"/>
    <w:rsid w:val="00E53B51"/>
    <w:rsid w:val="00E601AF"/>
    <w:rsid w:val="00E6089F"/>
    <w:rsid w:val="00E61422"/>
    <w:rsid w:val="00E62FBD"/>
    <w:rsid w:val="00E643C8"/>
    <w:rsid w:val="00E64644"/>
    <w:rsid w:val="00E66012"/>
    <w:rsid w:val="00E66276"/>
    <w:rsid w:val="00E662A2"/>
    <w:rsid w:val="00E74C09"/>
    <w:rsid w:val="00E75247"/>
    <w:rsid w:val="00E771D3"/>
    <w:rsid w:val="00E81368"/>
    <w:rsid w:val="00E836C9"/>
    <w:rsid w:val="00E91C85"/>
    <w:rsid w:val="00E91DB9"/>
    <w:rsid w:val="00E91E0B"/>
    <w:rsid w:val="00E95EC4"/>
    <w:rsid w:val="00EA2E60"/>
    <w:rsid w:val="00EA306C"/>
    <w:rsid w:val="00EA3D71"/>
    <w:rsid w:val="00EA688C"/>
    <w:rsid w:val="00EB0900"/>
    <w:rsid w:val="00EB19D9"/>
    <w:rsid w:val="00EB2F40"/>
    <w:rsid w:val="00EB2F61"/>
    <w:rsid w:val="00EB6E5C"/>
    <w:rsid w:val="00EC12E9"/>
    <w:rsid w:val="00EC159E"/>
    <w:rsid w:val="00EC2F63"/>
    <w:rsid w:val="00ED1F39"/>
    <w:rsid w:val="00ED5E81"/>
    <w:rsid w:val="00ED657C"/>
    <w:rsid w:val="00EE06F3"/>
    <w:rsid w:val="00EE15DC"/>
    <w:rsid w:val="00EE2253"/>
    <w:rsid w:val="00EE4830"/>
    <w:rsid w:val="00EE5850"/>
    <w:rsid w:val="00EE5E7C"/>
    <w:rsid w:val="00EF47F0"/>
    <w:rsid w:val="00EF6E95"/>
    <w:rsid w:val="00F01878"/>
    <w:rsid w:val="00F067EC"/>
    <w:rsid w:val="00F079E8"/>
    <w:rsid w:val="00F126CC"/>
    <w:rsid w:val="00F12AED"/>
    <w:rsid w:val="00F12FBC"/>
    <w:rsid w:val="00F13E04"/>
    <w:rsid w:val="00F16512"/>
    <w:rsid w:val="00F1769B"/>
    <w:rsid w:val="00F21565"/>
    <w:rsid w:val="00F21A65"/>
    <w:rsid w:val="00F2514E"/>
    <w:rsid w:val="00F308A9"/>
    <w:rsid w:val="00F31410"/>
    <w:rsid w:val="00F43D35"/>
    <w:rsid w:val="00F47F67"/>
    <w:rsid w:val="00F6029B"/>
    <w:rsid w:val="00F60CE1"/>
    <w:rsid w:val="00F641C2"/>
    <w:rsid w:val="00F672FD"/>
    <w:rsid w:val="00F71DDD"/>
    <w:rsid w:val="00F741E3"/>
    <w:rsid w:val="00F74602"/>
    <w:rsid w:val="00F74689"/>
    <w:rsid w:val="00F766B4"/>
    <w:rsid w:val="00F76807"/>
    <w:rsid w:val="00F8164D"/>
    <w:rsid w:val="00F863F5"/>
    <w:rsid w:val="00F8688E"/>
    <w:rsid w:val="00F8723C"/>
    <w:rsid w:val="00F874E0"/>
    <w:rsid w:val="00F90E1C"/>
    <w:rsid w:val="00F9287E"/>
    <w:rsid w:val="00F959EB"/>
    <w:rsid w:val="00FA1813"/>
    <w:rsid w:val="00FA269D"/>
    <w:rsid w:val="00FA5794"/>
    <w:rsid w:val="00FA77E3"/>
    <w:rsid w:val="00FA7E5E"/>
    <w:rsid w:val="00FB03CD"/>
    <w:rsid w:val="00FC0077"/>
    <w:rsid w:val="00FC06CC"/>
    <w:rsid w:val="00FC156A"/>
    <w:rsid w:val="00FC2551"/>
    <w:rsid w:val="00FD2766"/>
    <w:rsid w:val="00FD2972"/>
    <w:rsid w:val="00FD5160"/>
    <w:rsid w:val="00FD5CD9"/>
    <w:rsid w:val="00FE3F3E"/>
    <w:rsid w:val="00FE5032"/>
    <w:rsid w:val="00FF2147"/>
    <w:rsid w:val="00FF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00963"/>
  <w15:chartTrackingRefBased/>
  <w15:docId w15:val="{E3FBFA81-FC0D-FE42-BF9E-D8305E5B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78"/>
  </w:style>
  <w:style w:type="paragraph" w:styleId="Heading1">
    <w:name w:val="heading 1"/>
    <w:basedOn w:val="Normal"/>
    <w:link w:val="Heading1Char"/>
    <w:uiPriority w:val="9"/>
    <w:qFormat/>
    <w:rsid w:val="00C8534A"/>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34A"/>
    <w:rPr>
      <w:rFonts w:ascii="Times New Roman" w:eastAsia="Times New Roman" w:hAnsi="Times New Roman" w:cs="Times New Roman"/>
      <w:b/>
      <w:bCs/>
      <w:kern w:val="36"/>
      <w:sz w:val="48"/>
      <w:szCs w:val="48"/>
    </w:rPr>
  </w:style>
  <w:style w:type="paragraph" w:styleId="FootnoteText">
    <w:name w:val="footnote text"/>
    <w:basedOn w:val="Normal"/>
    <w:link w:val="FootnoteTextChar"/>
    <w:rsid w:val="00C8534A"/>
    <w:rPr>
      <w:rFonts w:ascii="Helvetica" w:eastAsia="Times New Roman" w:hAnsi="Helvetica" w:cs="Times New Roman"/>
      <w:sz w:val="20"/>
      <w:szCs w:val="20"/>
    </w:rPr>
  </w:style>
  <w:style w:type="character" w:customStyle="1" w:styleId="FootnoteTextChar">
    <w:name w:val="Footnote Text Char"/>
    <w:basedOn w:val="DefaultParagraphFont"/>
    <w:link w:val="FootnoteText"/>
    <w:rsid w:val="00C8534A"/>
    <w:rPr>
      <w:rFonts w:ascii="Helvetica" w:eastAsia="Times New Roman" w:hAnsi="Helvetica" w:cs="Times New Roman"/>
      <w:sz w:val="20"/>
      <w:szCs w:val="20"/>
    </w:rPr>
  </w:style>
  <w:style w:type="character" w:styleId="FootnoteReference">
    <w:name w:val="footnote reference"/>
    <w:basedOn w:val="DefaultParagraphFont"/>
    <w:uiPriority w:val="99"/>
    <w:semiHidden/>
    <w:unhideWhenUsed/>
    <w:rsid w:val="006262FB"/>
    <w:rPr>
      <w:vertAlign w:val="superscript"/>
    </w:rPr>
  </w:style>
  <w:style w:type="character" w:styleId="Hyperlink">
    <w:name w:val="Hyperlink"/>
    <w:basedOn w:val="DefaultParagraphFont"/>
    <w:uiPriority w:val="99"/>
    <w:unhideWhenUsed/>
    <w:rsid w:val="00B70CE0"/>
    <w:rPr>
      <w:color w:val="0563C1" w:themeColor="hyperlink"/>
      <w:u w:val="single"/>
    </w:rPr>
  </w:style>
  <w:style w:type="character" w:styleId="FollowedHyperlink">
    <w:name w:val="FollowedHyperlink"/>
    <w:basedOn w:val="DefaultParagraphFont"/>
    <w:uiPriority w:val="99"/>
    <w:semiHidden/>
    <w:unhideWhenUsed/>
    <w:rsid w:val="00B70CE0"/>
    <w:rPr>
      <w:color w:val="954F72" w:themeColor="followedHyperlink"/>
      <w:u w:val="single"/>
    </w:rPr>
  </w:style>
  <w:style w:type="character" w:styleId="UnresolvedMention">
    <w:name w:val="Unresolved Mention"/>
    <w:basedOn w:val="DefaultParagraphFont"/>
    <w:uiPriority w:val="99"/>
    <w:semiHidden/>
    <w:unhideWhenUsed/>
    <w:rsid w:val="00385CC9"/>
    <w:rPr>
      <w:color w:val="605E5C"/>
      <w:shd w:val="clear" w:color="auto" w:fill="E1DFDD"/>
    </w:rPr>
  </w:style>
  <w:style w:type="paragraph" w:customStyle="1" w:styleId="Default">
    <w:name w:val="Default"/>
    <w:rsid w:val="00DF173A"/>
    <w:pPr>
      <w:autoSpaceDE w:val="0"/>
      <w:autoSpaceDN w:val="0"/>
      <w:adjustRightInd w:val="0"/>
    </w:pPr>
    <w:rPr>
      <w:rFonts w:ascii="Times New Roman" w:hAnsi="Times New Roman" w:cs="Times New Roman"/>
      <w:color w:val="000000"/>
    </w:rPr>
  </w:style>
  <w:style w:type="paragraph" w:styleId="PlainText">
    <w:name w:val="Plain Text"/>
    <w:basedOn w:val="Normal"/>
    <w:link w:val="PlainTextChar"/>
    <w:uiPriority w:val="99"/>
    <w:rsid w:val="004603E4"/>
    <w:rPr>
      <w:rFonts w:ascii="Courier" w:eastAsia="Times New Roman" w:hAnsi="Courier" w:cs="Times New Roman"/>
      <w:szCs w:val="20"/>
    </w:rPr>
  </w:style>
  <w:style w:type="character" w:customStyle="1" w:styleId="PlainTextChar">
    <w:name w:val="Plain Text Char"/>
    <w:basedOn w:val="DefaultParagraphFont"/>
    <w:link w:val="PlainText"/>
    <w:uiPriority w:val="99"/>
    <w:rsid w:val="004603E4"/>
    <w:rPr>
      <w:rFonts w:ascii="Courier" w:eastAsia="Times New Roman" w:hAnsi="Courier" w:cs="Times New Roman"/>
      <w:szCs w:val="20"/>
    </w:rPr>
  </w:style>
  <w:style w:type="character" w:customStyle="1" w:styleId="apple-converted-space">
    <w:name w:val="apple-converted-space"/>
    <w:rsid w:val="005A5DEF"/>
  </w:style>
  <w:style w:type="character" w:customStyle="1" w:styleId="normaltextrun">
    <w:name w:val="normaltextrun"/>
    <w:rsid w:val="005A5DEF"/>
  </w:style>
  <w:style w:type="character" w:customStyle="1" w:styleId="text">
    <w:name w:val="text"/>
    <w:basedOn w:val="DefaultParagraphFont"/>
    <w:rsid w:val="00EC159E"/>
  </w:style>
  <w:style w:type="paragraph" w:styleId="NormalWeb">
    <w:name w:val="Normal (Web)"/>
    <w:basedOn w:val="Normal"/>
    <w:uiPriority w:val="99"/>
    <w:unhideWhenUsed/>
    <w:rsid w:val="00EC159E"/>
    <w:pPr>
      <w:spacing w:before="100" w:beforeAutospacing="1" w:after="100" w:afterAutospacing="1"/>
    </w:pPr>
    <w:rPr>
      <w:rFonts w:ascii="Times New Roman" w:eastAsia="Times New Roman" w:hAnsi="Times New Roman" w:cs="Times New Roman"/>
    </w:rPr>
  </w:style>
  <w:style w:type="character" w:customStyle="1" w:styleId="small-caps">
    <w:name w:val="small-caps"/>
    <w:basedOn w:val="DefaultParagraphFont"/>
    <w:rsid w:val="00EC159E"/>
  </w:style>
  <w:style w:type="paragraph" w:styleId="Footer">
    <w:name w:val="footer"/>
    <w:basedOn w:val="Normal"/>
    <w:link w:val="FooterChar"/>
    <w:uiPriority w:val="99"/>
    <w:unhideWhenUsed/>
    <w:rsid w:val="004E0FB5"/>
    <w:pPr>
      <w:tabs>
        <w:tab w:val="center" w:pos="4680"/>
        <w:tab w:val="right" w:pos="9360"/>
      </w:tabs>
    </w:pPr>
  </w:style>
  <w:style w:type="character" w:customStyle="1" w:styleId="FooterChar">
    <w:name w:val="Footer Char"/>
    <w:basedOn w:val="DefaultParagraphFont"/>
    <w:link w:val="Footer"/>
    <w:uiPriority w:val="99"/>
    <w:rsid w:val="004E0FB5"/>
  </w:style>
  <w:style w:type="character" w:styleId="PageNumber">
    <w:name w:val="page number"/>
    <w:basedOn w:val="DefaultParagraphFont"/>
    <w:uiPriority w:val="99"/>
    <w:semiHidden/>
    <w:unhideWhenUsed/>
    <w:rsid w:val="004E0FB5"/>
  </w:style>
  <w:style w:type="character" w:styleId="CommentReference">
    <w:name w:val="annotation reference"/>
    <w:basedOn w:val="DefaultParagraphFont"/>
    <w:uiPriority w:val="99"/>
    <w:semiHidden/>
    <w:unhideWhenUsed/>
    <w:rsid w:val="00576874"/>
    <w:rPr>
      <w:sz w:val="16"/>
      <w:szCs w:val="16"/>
    </w:rPr>
  </w:style>
  <w:style w:type="paragraph" w:styleId="CommentText">
    <w:name w:val="annotation text"/>
    <w:basedOn w:val="Normal"/>
    <w:link w:val="CommentTextChar"/>
    <w:uiPriority w:val="99"/>
    <w:unhideWhenUsed/>
    <w:rsid w:val="00576874"/>
    <w:rPr>
      <w:sz w:val="20"/>
      <w:szCs w:val="20"/>
    </w:rPr>
  </w:style>
  <w:style w:type="character" w:customStyle="1" w:styleId="CommentTextChar">
    <w:name w:val="Comment Text Char"/>
    <w:basedOn w:val="DefaultParagraphFont"/>
    <w:link w:val="CommentText"/>
    <w:uiPriority w:val="99"/>
    <w:rsid w:val="00576874"/>
    <w:rPr>
      <w:sz w:val="20"/>
      <w:szCs w:val="20"/>
    </w:rPr>
  </w:style>
  <w:style w:type="paragraph" w:styleId="CommentSubject">
    <w:name w:val="annotation subject"/>
    <w:basedOn w:val="CommentText"/>
    <w:next w:val="CommentText"/>
    <w:link w:val="CommentSubjectChar"/>
    <w:uiPriority w:val="99"/>
    <w:semiHidden/>
    <w:unhideWhenUsed/>
    <w:rsid w:val="00576874"/>
    <w:rPr>
      <w:b/>
      <w:bCs/>
    </w:rPr>
  </w:style>
  <w:style w:type="character" w:customStyle="1" w:styleId="CommentSubjectChar">
    <w:name w:val="Comment Subject Char"/>
    <w:basedOn w:val="CommentTextChar"/>
    <w:link w:val="CommentSubject"/>
    <w:uiPriority w:val="99"/>
    <w:semiHidden/>
    <w:rsid w:val="00576874"/>
    <w:rPr>
      <w:b/>
      <w:bCs/>
      <w:sz w:val="20"/>
      <w:szCs w:val="20"/>
    </w:rPr>
  </w:style>
  <w:style w:type="paragraph" w:styleId="Revision">
    <w:name w:val="Revision"/>
    <w:hidden/>
    <w:uiPriority w:val="99"/>
    <w:semiHidden/>
    <w:rsid w:val="00FF2147"/>
  </w:style>
  <w:style w:type="paragraph" w:styleId="Header">
    <w:name w:val="header"/>
    <w:basedOn w:val="Normal"/>
    <w:link w:val="HeaderChar"/>
    <w:uiPriority w:val="99"/>
    <w:unhideWhenUsed/>
    <w:rsid w:val="007F02C8"/>
    <w:pPr>
      <w:tabs>
        <w:tab w:val="center" w:pos="4680"/>
        <w:tab w:val="right" w:pos="9360"/>
      </w:tabs>
    </w:pPr>
  </w:style>
  <w:style w:type="character" w:customStyle="1" w:styleId="HeaderChar">
    <w:name w:val="Header Char"/>
    <w:basedOn w:val="DefaultParagraphFont"/>
    <w:link w:val="Header"/>
    <w:uiPriority w:val="99"/>
    <w:rsid w:val="007F0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oca.org/holy-synod/past-primates/theophilus-pashkovsky" TargetMode="External"/><Relationship Id="rId2" Type="http://schemas.openxmlformats.org/officeDocument/2006/relationships/hyperlink" Target="https://www.hoover.org/events/americas-gift-famine-stricken-russia-1922-film-screening-live-musical-accompaniment" TargetMode="External"/><Relationship Id="rId1" Type="http://schemas.openxmlformats.org/officeDocument/2006/relationships/hyperlink" Target="http://journals.openedition.org/ejas/13718" TargetMode="External"/><Relationship Id="rId5" Type="http://schemas.openxmlformats.org/officeDocument/2006/relationships/hyperlink" Target="https://amcathparis.com" TargetMode="External"/><Relationship Id="rId4" Type="http://schemas.openxmlformats.org/officeDocument/2006/relationships/hyperlink" Target="https://www.latimes.com/archives/la-xpm-1997-nov-09-mn-51910-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19474-C3C8-434C-B61E-37B86B125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39</Pages>
  <Words>9838</Words>
  <Characters>59225</Characters>
  <Application>Microsoft Office Word</Application>
  <DocSecurity>0</DocSecurity>
  <Lines>800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Matthew L</dc:creator>
  <cp:keywords/>
  <dc:description/>
  <cp:lastModifiedBy>Randall</cp:lastModifiedBy>
  <cp:revision>7</cp:revision>
  <dcterms:created xsi:type="dcterms:W3CDTF">2025-12-12T22:32:00Z</dcterms:created>
  <dcterms:modified xsi:type="dcterms:W3CDTF">2025-12-17T17:53:00Z</dcterms:modified>
</cp:coreProperties>
</file>